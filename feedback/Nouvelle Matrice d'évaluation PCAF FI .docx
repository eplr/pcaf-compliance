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1AD3D" w14:textId="77777777" w:rsidR="00B471D4" w:rsidRPr="00B471D4" w:rsidRDefault="00B471D4" w:rsidP="00B471D4">
      <w:pPr>
        <w:pBdr>
          <w:bottom w:val="single" w:sz="6" w:space="4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fr-FR"/>
          <w14:ligatures w14:val="none"/>
        </w:rPr>
        <w:t>Matrice d’évaluation de maturité PCAF®</w:t>
      </w:r>
    </w:p>
    <w:p w14:paraId="134FCA31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  <w:t>Guide d’utilisation et d’intégration</w:t>
      </w:r>
    </w:p>
    <w:p w14:paraId="770C62C9" w14:textId="43AF8E03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Version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2.0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br/>
      </w: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Date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10 mars 2026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br/>
      </w: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Objectif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évaluer le degré de conformité des institutions financières par rapport aux Parties A, B et C de la norme PCAF®</w:t>
      </w:r>
    </w:p>
    <w:p w14:paraId="3136A092" w14:textId="77777777" w:rsidR="00B471D4" w:rsidRPr="00B471D4" w:rsidRDefault="00D8757E" w:rsidP="00B471D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>
        <w:rPr>
          <w:noProof/>
        </w:rPr>
      </w:r>
      <w:r>
        <w:pict w14:anchorId="5FECFE44">
          <v:rect id="Horizontal Line 1" o:spid="_x0000_s1033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7BADBEE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  <w:t>SOMMAIRE</w:t>
      </w:r>
    </w:p>
    <w:p w14:paraId="7693F999" w14:textId="77777777" w:rsidR="00B471D4" w:rsidRPr="00B471D4" w:rsidRDefault="00B471D4" w:rsidP="00B471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hyperlink w:anchor="1-pr%C3%A9sentation" w:history="1">
        <w:r w:rsidRPr="00B471D4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fr-FR"/>
            <w14:ligatures w14:val="none"/>
          </w:rPr>
          <w:t>Présentation</w:t>
        </w:r>
      </w:hyperlink>
    </w:p>
    <w:p w14:paraId="25DB4F01" w14:textId="77777777" w:rsidR="00B471D4" w:rsidRPr="00B471D4" w:rsidRDefault="00B471D4" w:rsidP="00B471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hyperlink w:anchor="2-niveaux-de-maturit%C3%A9" w:history="1">
        <w:r w:rsidRPr="00B471D4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fr-FR"/>
            <w14:ligatures w14:val="none"/>
          </w:rPr>
          <w:t>Définition des niveaux de maturité</w:t>
        </w:r>
      </w:hyperlink>
    </w:p>
    <w:p w14:paraId="6972ACE8" w14:textId="77777777" w:rsidR="00B471D4" w:rsidRPr="00B471D4" w:rsidRDefault="00B471D4" w:rsidP="00B471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hyperlink w:anchor="3-crit%C3%A8res-d%C3%A9valuation" w:history="1">
        <w:r w:rsidRPr="00B471D4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fr-FR"/>
            <w14:ligatures w14:val="none"/>
          </w:rPr>
          <w:t>Critères d'évaluation</w:t>
        </w:r>
      </w:hyperlink>
    </w:p>
    <w:p w14:paraId="6F602E6C" w14:textId="77777777" w:rsidR="00B471D4" w:rsidRPr="00B471D4" w:rsidRDefault="00B471D4" w:rsidP="00B471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hyperlink w:anchor="4-m%C3%A9thodologie-de-scoring" w:history="1">
        <w:r w:rsidRPr="00B471D4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fr-FR"/>
            <w14:ligatures w14:val="none"/>
          </w:rPr>
          <w:t>Méthodologie de scoring</w:t>
        </w:r>
      </w:hyperlink>
    </w:p>
    <w:p w14:paraId="57E1E5E3" w14:textId="77777777" w:rsidR="00B471D4" w:rsidRPr="00B471D4" w:rsidDel="003A2958" w:rsidRDefault="00B471D4" w:rsidP="00B471D4">
      <w:pPr>
        <w:numPr>
          <w:ilvl w:val="0"/>
          <w:numId w:val="1"/>
        </w:numPr>
        <w:spacing w:before="100" w:beforeAutospacing="1" w:after="100" w:afterAutospacing="1" w:line="240" w:lineRule="auto"/>
        <w:rPr>
          <w:del w:id="0" w:author="Eddy-Pierre Larra" w:date="2026-03-16T15:59:00Z" w16du:dateUtc="2026-03-16T14:59:00Z"/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hyperlink w:anchor="5-comment-utiliser-cette-matrice" w:history="1">
        <w:r w:rsidRPr="00B471D4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fr-FR"/>
            <w14:ligatures w14:val="none"/>
          </w:rPr>
          <w:t>Comment utiliser cette matrice</w:t>
        </w:r>
      </w:hyperlink>
    </w:p>
    <w:p w14:paraId="103D0AA9" w14:textId="1DBEB904" w:rsidR="00B471D4" w:rsidRPr="003A2958" w:rsidRDefault="00B471D4" w:rsidP="003A2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del w:id="1" w:author="Eddy-Pierre Larra" w:date="2026-03-16T15:59:00Z" w16du:dateUtc="2026-03-16T14:59:00Z">
        <w:r w:rsidDel="003A2958">
          <w:fldChar w:fldCharType="begin"/>
        </w:r>
        <w:r w:rsidDel="003A2958">
          <w:delInstrText>HYPERLINK \l "6-int%C3%A9gration-%C3%A0-looker-studio"</w:delInstrText>
        </w:r>
        <w:r w:rsidDel="003A2958">
          <w:fldChar w:fldCharType="separate"/>
        </w:r>
        <w:r w:rsidRPr="003A2958" w:rsidDel="003A2958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fr-FR"/>
            <w14:ligatures w14:val="none"/>
          </w:rPr>
          <w:delText>Intégration à Looker Studio</w:delText>
        </w:r>
        <w:r w:rsidDel="003A2958">
          <w:fldChar w:fldCharType="end"/>
        </w:r>
      </w:del>
    </w:p>
    <w:p w14:paraId="10CEBD07" w14:textId="77777777" w:rsidR="00B471D4" w:rsidRPr="00B471D4" w:rsidRDefault="00B471D4" w:rsidP="00B471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hyperlink w:anchor="7-guide-dinterpr%C3%A9tation" w:history="1">
        <w:r w:rsidRPr="00B471D4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fr-FR"/>
            <w14:ligatures w14:val="none"/>
          </w:rPr>
          <w:t>Guide d'interprétation des résultats</w:t>
        </w:r>
      </w:hyperlink>
    </w:p>
    <w:p w14:paraId="663681E5" w14:textId="77777777" w:rsidR="00B471D4" w:rsidRPr="00B471D4" w:rsidRDefault="00D8757E" w:rsidP="00B471D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>
        <w:rPr>
          <w:noProof/>
        </w:rPr>
      </w:r>
      <w:r>
        <w:pict w14:anchorId="75008A88">
          <v:rect id="Horizontal Line 2" o:spid="_x0000_s1032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4220B8D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  <w:t>1. Présentation</w:t>
      </w:r>
    </w:p>
    <w:p w14:paraId="39220680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  <w:t>Objectif</w:t>
      </w:r>
    </w:p>
    <w:p w14:paraId="69603404" w14:textId="539C6A41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strike/>
          <w:color w:val="000000"/>
          <w:kern w:val="0"/>
          <w:sz w:val="21"/>
          <w:szCs w:val="21"/>
          <w:lang w:eastAsia="fr-FR"/>
          <w14:ligatures w14:val="none"/>
        </w:rPr>
        <w:t>La matrice d’évaluation de maturité PCAF®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Les pourcentages de conformité 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jauge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nt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 les progrès des institutions financières en matière d’intégration de la norme Partnership for Carbon Accounting Financials (PCAF®) et de ses trois parties :</w:t>
      </w:r>
    </w:p>
    <w:p w14:paraId="2AB85D4A" w14:textId="44A6CD75" w:rsidR="00B471D4" w:rsidRPr="00B471D4" w:rsidRDefault="00B471D4" w:rsidP="00B47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Partie A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émissions financées (</w:t>
      </w:r>
      <w:r w:rsidRPr="00B471D4">
        <w:rPr>
          <w:rFonts w:ascii="Segoe UI" w:eastAsia="Times New Roman" w:hAnsi="Segoe UI" w:cs="Segoe UI"/>
          <w:strike/>
          <w:color w:val="000000"/>
          <w:kern w:val="0"/>
          <w:sz w:val="21"/>
          <w:szCs w:val="21"/>
          <w:lang w:eastAsia="fr-FR"/>
          <w14:ligatures w14:val="none"/>
        </w:rPr>
        <w:t>10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7 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classes d’actifs)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 5 critères</w:t>
      </w:r>
    </w:p>
    <w:p w14:paraId="7DDF9F92" w14:textId="70826942" w:rsidR="00B471D4" w:rsidRPr="00B471D4" w:rsidRDefault="00B471D4" w:rsidP="00B47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Partie B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 émissions facilitées </w:t>
      </w:r>
      <w:r w:rsidRPr="00B471D4">
        <w:rPr>
          <w:rFonts w:ascii="Segoe UI" w:eastAsia="Times New Roman" w:hAnsi="Segoe UI" w:cs="Segoe UI"/>
          <w:strike/>
          <w:color w:val="000000"/>
          <w:kern w:val="0"/>
          <w:sz w:val="21"/>
          <w:szCs w:val="21"/>
          <w:lang w:eastAsia="fr-FR"/>
          <w14:ligatures w14:val="none"/>
        </w:rPr>
        <w:t>(activités des marchés des capitaux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  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sym w:font="Wingdings" w:char="F0E0"/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 marché primaire de 5 classes d’actifs)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 3 critères</w:t>
      </w:r>
    </w:p>
    <w:p w14:paraId="06F98D04" w14:textId="406185A3" w:rsidR="00B471D4" w:rsidRPr="00B471D4" w:rsidRDefault="00B471D4" w:rsidP="00B47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Partie C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émissions liées à l’assurance (</w:t>
      </w:r>
      <w:r w:rsidRPr="00B471D4">
        <w:rPr>
          <w:rFonts w:ascii="Segoe UI" w:eastAsia="Times New Roman" w:hAnsi="Segoe UI" w:cs="Segoe UI"/>
          <w:strike/>
          <w:color w:val="000000"/>
          <w:kern w:val="0"/>
          <w:sz w:val="21"/>
          <w:szCs w:val="21"/>
          <w:lang w:eastAsia="fr-FR"/>
          <w14:ligatures w14:val="none"/>
        </w:rPr>
        <w:t>4 branches d’assurance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sym w:font="Wingdings" w:char="F0E0"/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 2 branches d’assurance/réassurance) 3 critères </w:t>
      </w:r>
    </w:p>
    <w:p w14:paraId="2EA3985D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  <w:t>Public cible</w:t>
      </w:r>
    </w:p>
    <w:p w14:paraId="5518ED51" w14:textId="77777777" w:rsidR="00B471D4" w:rsidRPr="00B471D4" w:rsidRDefault="00B471D4" w:rsidP="00B47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Consultants en durabilité</w:t>
      </w:r>
    </w:p>
    <w:p w14:paraId="38552BD8" w14:textId="77777777" w:rsidR="00B471D4" w:rsidRPr="00B471D4" w:rsidRDefault="00B471D4" w:rsidP="00B47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Équipes ESG d’institutions financières</w:t>
      </w:r>
    </w:p>
    <w:p w14:paraId="367FDB21" w14:textId="77777777" w:rsidR="00B471D4" w:rsidRPr="00B471D4" w:rsidRDefault="00B471D4" w:rsidP="00B47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Investisseurs et parties prenantes</w:t>
      </w:r>
    </w:p>
    <w:p w14:paraId="62065CC6" w14:textId="77777777" w:rsidR="00B471D4" w:rsidRPr="00B471D4" w:rsidRDefault="00B471D4" w:rsidP="00B47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Régulateurs et créateurs de normes</w:t>
      </w:r>
    </w:p>
    <w:p w14:paraId="29220554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  <w:t>Périmètre d’évaluation</w:t>
      </w:r>
    </w:p>
    <w:p w14:paraId="1933227D" w14:textId="5D67EBF5" w:rsidR="00B471D4" w:rsidRPr="00B471D4" w:rsidRDefault="00B471D4" w:rsidP="00B47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strike/>
          <w:color w:val="000000"/>
          <w:kern w:val="0"/>
          <w:sz w:val="21"/>
          <w:szCs w:val="21"/>
          <w:lang w:eastAsia="fr-FR"/>
          <w14:ligatures w14:val="none"/>
        </w:rPr>
        <w:lastRenderedPageBreak/>
        <w:t>18</w:t>
      </w: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r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 xml:space="preserve">11 </w:t>
      </w: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critères distincts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dans l’ensemble des 3 parties de la norme PCAF®</w:t>
      </w:r>
    </w:p>
    <w:p w14:paraId="59BEC703" w14:textId="77777777" w:rsidR="00B471D4" w:rsidRPr="00B471D4" w:rsidRDefault="00B471D4" w:rsidP="00B47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Échelle de maturité à 6 niveaux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(0-5)</w:t>
      </w:r>
    </w:p>
    <w:p w14:paraId="06E5A160" w14:textId="77777777" w:rsidR="00B471D4" w:rsidRPr="00B471D4" w:rsidRDefault="00B471D4" w:rsidP="00B47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Pondération spécifique à l’institution financière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basée sur le modèle économique</w:t>
      </w:r>
    </w:p>
    <w:p w14:paraId="326C86D7" w14:textId="77777777" w:rsidR="00B471D4" w:rsidRPr="00B471D4" w:rsidRDefault="00D8757E" w:rsidP="00B471D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>
        <w:rPr>
          <w:noProof/>
        </w:rPr>
      </w:r>
      <w:r>
        <w:pict w14:anchorId="41888FCE">
          <v:rect id="Horizontal Line 3" o:spid="_x0000_s1031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87DAAF8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  <w:t>2. NIVEAUX DE MATURITÉ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2327"/>
        <w:gridCol w:w="2977"/>
        <w:gridCol w:w="2774"/>
      </w:tblGrid>
      <w:tr w:rsidR="00B471D4" w:rsidRPr="00B471D4" w14:paraId="4B5F323D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149CCC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D01A7F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Classification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95528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8CD1F4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Caractéristiques</w:t>
            </w:r>
          </w:p>
        </w:tc>
      </w:tr>
      <w:tr w:rsidR="00B471D4" w:rsidRPr="00B471D4" w14:paraId="4AF3413F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173BA2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5777C9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Aucune action engagée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9B543A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Pas de reporting ni d’activité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FB18CC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• Aucun suivi des émissions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br/>
              <w:t>• Absence de méthodologie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br/>
              <w:t>• Absent de la feuille de route</w:t>
            </w:r>
          </w:p>
        </w:tc>
      </w:tr>
      <w:tr w:rsidR="00B471D4" w:rsidRPr="00B471D4" w14:paraId="0534E164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1AE061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1EE8EB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Phase initiale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DA46A1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Ad hoc, périmètre limité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D45E5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• Phase exploratoire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br/>
              <w:t>• Programme pilotes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br/>
              <w:t>• Couverture &lt;20 %</w:t>
            </w:r>
          </w:p>
        </w:tc>
      </w:tr>
      <w:tr w:rsidR="00B471D4" w:rsidRPr="00B471D4" w14:paraId="5231A3E8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B7775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6B3A47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Maturité en développement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A76333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Couverture partielle, méthodologie basique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957838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• Méthodologie basique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br/>
              <w:t>• Couverture de 20 %-40 %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br/>
              <w:t>• Granularité limitée</w:t>
            </w:r>
          </w:p>
        </w:tc>
      </w:tr>
      <w:tr w:rsidR="00B471D4" w:rsidRPr="00B471D4" w14:paraId="4DB2644B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69D186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97DE24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Méthode définie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31EA75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Bonne couverture, méthodologie standard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FC9379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• Méthodes alignées sur PCAF®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br/>
              <w:t>• Couverture de 40 %-70 %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br/>
              <w:t>• Reporting standard</w:t>
            </w:r>
          </w:p>
        </w:tc>
      </w:tr>
      <w:tr w:rsidR="00B471D4" w:rsidRPr="00B471D4" w14:paraId="66B47611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BE7B32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8900DC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Maturité avancée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F2CDA3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Couverture complète et solide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C7DEA0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• Couverture de 70 %-90 %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br/>
              <w:t>• Données de grande qualité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br/>
              <w:t>• Méthodes spécifiques aux secteurs</w:t>
            </w:r>
          </w:p>
        </w:tc>
      </w:tr>
      <w:tr w:rsidR="00B471D4" w:rsidRPr="00B471D4" w14:paraId="641EAB89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225121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8F287F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Mature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114AE1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Couverture totale, pratiques d’excellence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72832A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• Couverture &gt;90 %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br/>
              <w:t>• Leader du secteur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br/>
              <w:t>• Innovation continue</w:t>
            </w:r>
          </w:p>
        </w:tc>
      </w:tr>
    </w:tbl>
    <w:p w14:paraId="07A79957" w14:textId="77777777" w:rsidR="00B471D4" w:rsidRPr="00B471D4" w:rsidRDefault="00D8757E" w:rsidP="00B471D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>
        <w:rPr>
          <w:noProof/>
        </w:rPr>
      </w:r>
      <w:r>
        <w:pict w14:anchorId="6B990502">
          <v:rect id="Horizontal Line 4" o:spid="_x0000_s1030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9AF4A0E" w14:textId="77777777" w:rsid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</w:p>
    <w:p w14:paraId="5E5521BB" w14:textId="77777777" w:rsid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</w:p>
    <w:p w14:paraId="145CBD94" w14:textId="77777777" w:rsid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</w:p>
    <w:p w14:paraId="43B247AB" w14:textId="02FBE3BF" w:rsidR="00B471D4" w:rsidRP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  <w:lastRenderedPageBreak/>
        <w:t>3. CRITÈRES D’ÉVALUATION</w:t>
      </w:r>
    </w:p>
    <w:p w14:paraId="3892BB63" w14:textId="7850919B" w:rsidR="00B471D4" w:rsidRPr="00B471D4" w:rsidRDefault="00B471D4" w:rsidP="00B471D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  <w:t>PARTIE A : ÉMISSIONS FINANCÉES (8 critères)</w:t>
      </w:r>
    </w:p>
    <w:p w14:paraId="2CC5D7B2" w14:textId="070DD435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1. Couverture des classes d’actifs</w:t>
      </w:r>
    </w:p>
    <w:tbl>
      <w:tblPr>
        <w:tblStyle w:val="Grilledutableau"/>
        <w:tblW w:w="11132" w:type="dxa"/>
        <w:tblInd w:w="-931" w:type="dxa"/>
        <w:tblLook w:val="04A0" w:firstRow="1" w:lastRow="0" w:firstColumn="1" w:lastColumn="0" w:noHBand="0" w:noVBand="1"/>
      </w:tblPr>
      <w:tblGrid>
        <w:gridCol w:w="2341"/>
        <w:gridCol w:w="991"/>
        <w:gridCol w:w="1276"/>
        <w:gridCol w:w="850"/>
        <w:gridCol w:w="1010"/>
        <w:gridCol w:w="837"/>
        <w:gridCol w:w="1134"/>
        <w:gridCol w:w="790"/>
        <w:gridCol w:w="1903"/>
      </w:tblGrid>
      <w:tr w:rsidR="00B471D4" w:rsidRPr="00B471D4" w14:paraId="5A17BE6B" w14:textId="77777777" w:rsidTr="00B471D4">
        <w:trPr>
          <w:trHeight w:val="233"/>
        </w:trPr>
        <w:tc>
          <w:tcPr>
            <w:tcW w:w="2341" w:type="dxa"/>
            <w:shd w:val="clear" w:color="auto" w:fill="95DCF7" w:themeFill="accent4" w:themeFillTint="66"/>
          </w:tcPr>
          <w:p w14:paraId="5FBB02CA" w14:textId="4B7AD5D7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Classe d’actifs</w:t>
            </w:r>
          </w:p>
        </w:tc>
        <w:tc>
          <w:tcPr>
            <w:tcW w:w="991" w:type="dxa"/>
            <w:shd w:val="clear" w:color="auto" w:fill="95DCF7" w:themeFill="accent4" w:themeFillTint="66"/>
          </w:tcPr>
          <w:p w14:paraId="2466ED88" w14:textId="78D0D0A4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Total Coef.</w:t>
            </w:r>
          </w:p>
        </w:tc>
        <w:tc>
          <w:tcPr>
            <w:tcW w:w="5897" w:type="dxa"/>
            <w:gridSpan w:val="6"/>
            <w:shd w:val="clear" w:color="auto" w:fill="E59EDC" w:themeFill="accent5" w:themeFillTint="66"/>
          </w:tcPr>
          <w:p w14:paraId="73E2EFFF" w14:textId="21D7B6A5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Périmètre</w:t>
            </w:r>
          </w:p>
        </w:tc>
        <w:tc>
          <w:tcPr>
            <w:tcW w:w="1903" w:type="dxa"/>
          </w:tcPr>
          <w:p w14:paraId="5995923B" w14:textId="7C82753F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Commentaires</w:t>
            </w:r>
          </w:p>
        </w:tc>
      </w:tr>
      <w:tr w:rsidR="00B471D4" w:rsidRPr="00B471D4" w14:paraId="341694EF" w14:textId="77777777" w:rsidTr="00B471D4">
        <w:trPr>
          <w:trHeight w:val="173"/>
        </w:trPr>
        <w:tc>
          <w:tcPr>
            <w:tcW w:w="2341" w:type="dxa"/>
          </w:tcPr>
          <w:p w14:paraId="79B8FFA6" w14:textId="426A7771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991" w:type="dxa"/>
          </w:tcPr>
          <w:p w14:paraId="49348A8D" w14:textId="7DE11A7C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1276" w:type="dxa"/>
            <w:shd w:val="clear" w:color="auto" w:fill="F2CEED" w:themeFill="accent5" w:themeFillTint="33"/>
          </w:tcPr>
          <w:p w14:paraId="7FB417D0" w14:textId="51A0FA7C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S1</w:t>
            </w:r>
          </w:p>
        </w:tc>
        <w:tc>
          <w:tcPr>
            <w:tcW w:w="850" w:type="dxa"/>
            <w:shd w:val="clear" w:color="auto" w:fill="F2CEED" w:themeFill="accent5" w:themeFillTint="33"/>
          </w:tcPr>
          <w:p w14:paraId="171B1397" w14:textId="47AAE048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i/>
                <w:i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i/>
                <w:i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Coef. S1</w:t>
            </w:r>
          </w:p>
        </w:tc>
        <w:tc>
          <w:tcPr>
            <w:tcW w:w="1010" w:type="dxa"/>
            <w:shd w:val="clear" w:color="auto" w:fill="F2CEED" w:themeFill="accent5" w:themeFillTint="33"/>
          </w:tcPr>
          <w:p w14:paraId="3B02898A" w14:textId="444E9E48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S2</w:t>
            </w:r>
          </w:p>
        </w:tc>
        <w:tc>
          <w:tcPr>
            <w:tcW w:w="837" w:type="dxa"/>
            <w:shd w:val="clear" w:color="auto" w:fill="F2CEED" w:themeFill="accent5" w:themeFillTint="33"/>
          </w:tcPr>
          <w:p w14:paraId="0846922D" w14:textId="17E3D391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i/>
                <w:i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i/>
                <w:i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Coef. S2</w:t>
            </w:r>
          </w:p>
        </w:tc>
        <w:tc>
          <w:tcPr>
            <w:tcW w:w="1134" w:type="dxa"/>
            <w:shd w:val="clear" w:color="auto" w:fill="F2CEED" w:themeFill="accent5" w:themeFillTint="33"/>
          </w:tcPr>
          <w:p w14:paraId="6B633A16" w14:textId="39D3AAA7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S3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6CA08EFA" w14:textId="1CD33E90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i/>
                <w:i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i/>
                <w:i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Coef. S3</w:t>
            </w:r>
          </w:p>
        </w:tc>
        <w:tc>
          <w:tcPr>
            <w:tcW w:w="1903" w:type="dxa"/>
          </w:tcPr>
          <w:p w14:paraId="58B85EB8" w14:textId="33D8F516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B471D4" w:rsidRPr="00B471D4" w14:paraId="2FAAE459" w14:textId="77777777" w:rsidTr="00B471D4">
        <w:trPr>
          <w:trHeight w:val="480"/>
        </w:trPr>
        <w:tc>
          <w:tcPr>
            <w:tcW w:w="2341" w:type="dxa"/>
          </w:tcPr>
          <w:p w14:paraId="615C515D" w14:textId="7A1CF71E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Actions cotées et obligations de sociétés</w:t>
            </w:r>
          </w:p>
        </w:tc>
        <w:tc>
          <w:tcPr>
            <w:tcW w:w="991" w:type="dxa"/>
          </w:tcPr>
          <w:p w14:paraId="2DAA53FF" w14:textId="6AEE426D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/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9</w:t>
            </w:r>
          </w:p>
        </w:tc>
        <w:tc>
          <w:tcPr>
            <w:tcW w:w="1276" w:type="dxa"/>
          </w:tcPr>
          <w:p w14:paraId="7A653719" w14:textId="6FD246B4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50" w:type="dxa"/>
          </w:tcPr>
          <w:p w14:paraId="03E69B19" w14:textId="47AAB096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</w:t>
            </w:r>
          </w:p>
        </w:tc>
        <w:tc>
          <w:tcPr>
            <w:tcW w:w="1010" w:type="dxa"/>
          </w:tcPr>
          <w:p w14:paraId="17FFB5A4" w14:textId="04CB3CC2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37" w:type="dxa"/>
          </w:tcPr>
          <w:p w14:paraId="5C4BF2C7" w14:textId="3CF6387E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</w:t>
            </w:r>
          </w:p>
        </w:tc>
        <w:tc>
          <w:tcPr>
            <w:tcW w:w="1134" w:type="dxa"/>
          </w:tcPr>
          <w:p w14:paraId="47E81C49" w14:textId="16628318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790" w:type="dxa"/>
          </w:tcPr>
          <w:p w14:paraId="3D6E6250" w14:textId="1545C02C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</w:t>
            </w:r>
          </w:p>
        </w:tc>
        <w:tc>
          <w:tcPr>
            <w:tcW w:w="1903" w:type="dxa"/>
          </w:tcPr>
          <w:p w14:paraId="2E91EFD7" w14:textId="277A7943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Justifications exclusions accorde 50%</w:t>
            </w:r>
          </w:p>
        </w:tc>
      </w:tr>
      <w:tr w:rsidR="00B471D4" w:rsidRPr="00B471D4" w14:paraId="621E3BDF" w14:textId="77777777" w:rsidTr="00B471D4">
        <w:trPr>
          <w:trHeight w:val="480"/>
        </w:trPr>
        <w:tc>
          <w:tcPr>
            <w:tcW w:w="2341" w:type="dxa"/>
          </w:tcPr>
          <w:p w14:paraId="4A06EA9F" w14:textId="44413BE6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Prêts aux entreprises et capitaux propres non cotés</w:t>
            </w:r>
          </w:p>
        </w:tc>
        <w:tc>
          <w:tcPr>
            <w:tcW w:w="991" w:type="dxa"/>
          </w:tcPr>
          <w:p w14:paraId="0663A9C3" w14:textId="51775173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/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9</w:t>
            </w:r>
          </w:p>
        </w:tc>
        <w:tc>
          <w:tcPr>
            <w:tcW w:w="1276" w:type="dxa"/>
          </w:tcPr>
          <w:p w14:paraId="387442B5" w14:textId="2222F304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50" w:type="dxa"/>
          </w:tcPr>
          <w:p w14:paraId="5638C01D" w14:textId="78CF41C3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</w:t>
            </w:r>
          </w:p>
        </w:tc>
        <w:tc>
          <w:tcPr>
            <w:tcW w:w="1010" w:type="dxa"/>
          </w:tcPr>
          <w:p w14:paraId="5F2FDB51" w14:textId="40D8BF89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37" w:type="dxa"/>
          </w:tcPr>
          <w:p w14:paraId="69A9E263" w14:textId="1B474D86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</w:t>
            </w:r>
          </w:p>
        </w:tc>
        <w:tc>
          <w:tcPr>
            <w:tcW w:w="1134" w:type="dxa"/>
          </w:tcPr>
          <w:p w14:paraId="49FD89CB" w14:textId="68ADABEF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790" w:type="dxa"/>
          </w:tcPr>
          <w:p w14:paraId="780FE157" w14:textId="56C4BE97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</w:t>
            </w:r>
          </w:p>
        </w:tc>
        <w:tc>
          <w:tcPr>
            <w:tcW w:w="1903" w:type="dxa"/>
          </w:tcPr>
          <w:p w14:paraId="1E9C02A5" w14:textId="23FE7CD6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Idem </w:t>
            </w:r>
          </w:p>
        </w:tc>
      </w:tr>
      <w:tr w:rsidR="00B471D4" w:rsidRPr="00B471D4" w14:paraId="18CAD632" w14:textId="77777777" w:rsidTr="00B471D4">
        <w:trPr>
          <w:trHeight w:val="480"/>
        </w:trPr>
        <w:tc>
          <w:tcPr>
            <w:tcW w:w="2341" w:type="dxa"/>
          </w:tcPr>
          <w:p w14:paraId="3CEBC23D" w14:textId="15A3C617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Financement de projets</w:t>
            </w:r>
          </w:p>
        </w:tc>
        <w:tc>
          <w:tcPr>
            <w:tcW w:w="991" w:type="dxa"/>
          </w:tcPr>
          <w:p w14:paraId="3B876B0A" w14:textId="697C7A5F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/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</w:t>
            </w:r>
          </w:p>
        </w:tc>
        <w:tc>
          <w:tcPr>
            <w:tcW w:w="1276" w:type="dxa"/>
          </w:tcPr>
          <w:p w14:paraId="5522200B" w14:textId="6A5BBF4F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50" w:type="dxa"/>
          </w:tcPr>
          <w:p w14:paraId="557145EB" w14:textId="21A5E702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010" w:type="dxa"/>
          </w:tcPr>
          <w:p w14:paraId="193435CB" w14:textId="5A2EEE1A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37" w:type="dxa"/>
          </w:tcPr>
          <w:p w14:paraId="14A0E546" w14:textId="749BF850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03006087" w14:textId="355EE5C1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Seulement si pertinent </w:t>
            </w:r>
          </w:p>
        </w:tc>
        <w:tc>
          <w:tcPr>
            <w:tcW w:w="790" w:type="dxa"/>
          </w:tcPr>
          <w:p w14:paraId="2DB12331" w14:textId="1E9204EF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903" w:type="dxa"/>
          </w:tcPr>
          <w:p w14:paraId="4083BBDD" w14:textId="45C77ABB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Idem </w:t>
            </w:r>
          </w:p>
        </w:tc>
      </w:tr>
      <w:tr w:rsidR="00B471D4" w:rsidRPr="00B471D4" w14:paraId="05F3C9D5" w14:textId="77777777" w:rsidTr="00B471D4">
        <w:trPr>
          <w:trHeight w:val="247"/>
        </w:trPr>
        <w:tc>
          <w:tcPr>
            <w:tcW w:w="2341" w:type="dxa"/>
          </w:tcPr>
          <w:p w14:paraId="3887FC87" w14:textId="46F32A89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Immobilier commercial</w:t>
            </w:r>
          </w:p>
        </w:tc>
        <w:tc>
          <w:tcPr>
            <w:tcW w:w="991" w:type="dxa"/>
          </w:tcPr>
          <w:p w14:paraId="53EFA201" w14:textId="676F874B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/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</w:t>
            </w:r>
          </w:p>
        </w:tc>
        <w:tc>
          <w:tcPr>
            <w:tcW w:w="1276" w:type="dxa"/>
          </w:tcPr>
          <w:p w14:paraId="2B26EDD6" w14:textId="5165C399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50" w:type="dxa"/>
          </w:tcPr>
          <w:p w14:paraId="4F951BEB" w14:textId="65FAE39D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010" w:type="dxa"/>
          </w:tcPr>
          <w:p w14:paraId="0F7EECAF" w14:textId="7594267A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37" w:type="dxa"/>
          </w:tcPr>
          <w:p w14:paraId="39AAF842" w14:textId="64FAF10C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134AA30F" w14:textId="7B885ED4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790" w:type="dxa"/>
          </w:tcPr>
          <w:p w14:paraId="3253E848" w14:textId="09FE5299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903" w:type="dxa"/>
          </w:tcPr>
          <w:p w14:paraId="315E33BE" w14:textId="6D950CBB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Idem, b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âtiments déjà construits </w:t>
            </w: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seulement</w:t>
            </w:r>
          </w:p>
        </w:tc>
      </w:tr>
      <w:tr w:rsidR="00B471D4" w:rsidRPr="00B471D4" w14:paraId="3235693B" w14:textId="77777777" w:rsidTr="00B471D4">
        <w:trPr>
          <w:trHeight w:val="233"/>
        </w:trPr>
        <w:tc>
          <w:tcPr>
            <w:tcW w:w="2341" w:type="dxa"/>
          </w:tcPr>
          <w:p w14:paraId="7492A0A1" w14:textId="79B39CDD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Hypothèques</w:t>
            </w:r>
          </w:p>
        </w:tc>
        <w:tc>
          <w:tcPr>
            <w:tcW w:w="991" w:type="dxa"/>
          </w:tcPr>
          <w:p w14:paraId="38293FCB" w14:textId="3CA640F5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/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276" w:type="dxa"/>
          </w:tcPr>
          <w:p w14:paraId="2181199A" w14:textId="3AE75B4D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50" w:type="dxa"/>
          </w:tcPr>
          <w:p w14:paraId="534ED215" w14:textId="48BCF4F2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0,5</w:t>
            </w:r>
          </w:p>
        </w:tc>
        <w:tc>
          <w:tcPr>
            <w:tcW w:w="1010" w:type="dxa"/>
          </w:tcPr>
          <w:p w14:paraId="70BFEE07" w14:textId="265CDB1E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37" w:type="dxa"/>
          </w:tcPr>
          <w:p w14:paraId="57566CB0" w14:textId="17EA119C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0,5</w:t>
            </w:r>
          </w:p>
        </w:tc>
        <w:tc>
          <w:tcPr>
            <w:tcW w:w="1134" w:type="dxa"/>
          </w:tcPr>
          <w:p w14:paraId="0E1B6E85" w14:textId="6F02BE96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790" w:type="dxa"/>
          </w:tcPr>
          <w:p w14:paraId="7FEE4C4B" w14:textId="77777777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1903" w:type="dxa"/>
          </w:tcPr>
          <w:p w14:paraId="4D6B8E0D" w14:textId="6E72AC75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idem</w:t>
            </w:r>
          </w:p>
        </w:tc>
      </w:tr>
      <w:tr w:rsidR="00B471D4" w:rsidRPr="00B471D4" w14:paraId="622EDCD6" w14:textId="77777777" w:rsidTr="00B471D4">
        <w:trPr>
          <w:trHeight w:val="238"/>
        </w:trPr>
        <w:tc>
          <w:tcPr>
            <w:tcW w:w="2341" w:type="dxa"/>
          </w:tcPr>
          <w:p w14:paraId="4612D479" w14:textId="7A95B4FB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Prêts pour véhicules à moteur</w:t>
            </w:r>
          </w:p>
        </w:tc>
        <w:tc>
          <w:tcPr>
            <w:tcW w:w="991" w:type="dxa"/>
          </w:tcPr>
          <w:p w14:paraId="5B6E1034" w14:textId="5116C262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/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276" w:type="dxa"/>
          </w:tcPr>
          <w:p w14:paraId="28708A76" w14:textId="061A96C4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50" w:type="dxa"/>
          </w:tcPr>
          <w:p w14:paraId="19647EDF" w14:textId="04A1BCD5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0,5</w:t>
            </w:r>
          </w:p>
        </w:tc>
        <w:tc>
          <w:tcPr>
            <w:tcW w:w="1010" w:type="dxa"/>
          </w:tcPr>
          <w:p w14:paraId="007C961B" w14:textId="11DE54B6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37" w:type="dxa"/>
          </w:tcPr>
          <w:p w14:paraId="412091D3" w14:textId="4BD5F2CC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0,5</w:t>
            </w:r>
          </w:p>
        </w:tc>
        <w:tc>
          <w:tcPr>
            <w:tcW w:w="1134" w:type="dxa"/>
          </w:tcPr>
          <w:p w14:paraId="469736FE" w14:textId="299480DE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Facultatif </w:t>
            </w:r>
          </w:p>
        </w:tc>
        <w:tc>
          <w:tcPr>
            <w:tcW w:w="790" w:type="dxa"/>
          </w:tcPr>
          <w:p w14:paraId="1E8675AB" w14:textId="77777777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1903" w:type="dxa"/>
          </w:tcPr>
          <w:p w14:paraId="3225760F" w14:textId="1F01F2F9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idem</w:t>
            </w:r>
          </w:p>
        </w:tc>
      </w:tr>
      <w:tr w:rsidR="00B471D4" w:rsidRPr="00B471D4" w14:paraId="67C92AD2" w14:textId="77777777" w:rsidTr="00B471D4">
        <w:trPr>
          <w:trHeight w:val="233"/>
        </w:trPr>
        <w:tc>
          <w:tcPr>
            <w:tcW w:w="2341" w:type="dxa"/>
            <w:vMerge w:val="restart"/>
          </w:tcPr>
          <w:p w14:paraId="3ADAF135" w14:textId="5C4CF432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Dette souveraine</w:t>
            </w:r>
          </w:p>
        </w:tc>
        <w:tc>
          <w:tcPr>
            <w:tcW w:w="991" w:type="dxa"/>
            <w:vMerge w:val="restart"/>
          </w:tcPr>
          <w:p w14:paraId="7C645491" w14:textId="712BF919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/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</w:t>
            </w:r>
          </w:p>
        </w:tc>
        <w:tc>
          <w:tcPr>
            <w:tcW w:w="1276" w:type="dxa"/>
          </w:tcPr>
          <w:p w14:paraId="300D4878" w14:textId="05ADC9C4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50" w:type="dxa"/>
          </w:tcPr>
          <w:p w14:paraId="7589695B" w14:textId="4A0E369C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0,5</w:t>
            </w:r>
          </w:p>
        </w:tc>
        <w:tc>
          <w:tcPr>
            <w:tcW w:w="1010" w:type="dxa"/>
            <w:vMerge w:val="restart"/>
          </w:tcPr>
          <w:p w14:paraId="08A1FEEF" w14:textId="3F63DFB1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37" w:type="dxa"/>
            <w:vMerge w:val="restart"/>
          </w:tcPr>
          <w:p w14:paraId="713A5E7E" w14:textId="7D1BB706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134" w:type="dxa"/>
            <w:vMerge w:val="restart"/>
          </w:tcPr>
          <w:p w14:paraId="49BDDA69" w14:textId="198728F1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790" w:type="dxa"/>
            <w:vMerge w:val="restart"/>
          </w:tcPr>
          <w:p w14:paraId="2FBC3E99" w14:textId="3B434617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903" w:type="dxa"/>
            <w:vMerge w:val="restart"/>
          </w:tcPr>
          <w:p w14:paraId="1370C1D8" w14:textId="090B0FF4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commentRangeStart w:id="2"/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Conso-based approach</w:t>
            </w:r>
            <w:commentRangeEnd w:id="2"/>
            <w:r w:rsidR="006833F3" w:rsidRPr="00B471D4">
              <w:rPr>
                <w:rStyle w:val="Marquedecommentaire"/>
                <w:rFonts w:ascii="Segoe UI" w:eastAsia="Times New Roman" w:hAnsi="Segoe UI" w:cs="Segoe UI"/>
                <w:color w:val="000000"/>
                <w:kern w:val="0"/>
                <w:lang w:eastAsia="fr-FR"/>
                <w14:ligatures w14:val="none"/>
              </w:rPr>
              <w:commentReference w:id="2"/>
            </w:r>
          </w:p>
        </w:tc>
      </w:tr>
      <w:tr w:rsidR="00B471D4" w:rsidRPr="00B471D4" w14:paraId="27E1E1E5" w14:textId="77777777" w:rsidTr="00B471D4">
        <w:trPr>
          <w:trHeight w:val="233"/>
        </w:trPr>
        <w:tc>
          <w:tcPr>
            <w:tcW w:w="2341" w:type="dxa"/>
            <w:vMerge/>
          </w:tcPr>
          <w:p w14:paraId="353732D8" w14:textId="77777777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991" w:type="dxa"/>
            <w:vMerge/>
          </w:tcPr>
          <w:p w14:paraId="21A66409" w14:textId="77777777" w:rsid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1276" w:type="dxa"/>
          </w:tcPr>
          <w:p w14:paraId="07585F66" w14:textId="4EE472C7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LULUCF (+/-)</w:t>
            </w:r>
          </w:p>
        </w:tc>
        <w:tc>
          <w:tcPr>
            <w:tcW w:w="850" w:type="dxa"/>
          </w:tcPr>
          <w:p w14:paraId="64509362" w14:textId="7EBDA35C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0,5</w:t>
            </w:r>
          </w:p>
        </w:tc>
        <w:tc>
          <w:tcPr>
            <w:tcW w:w="1010" w:type="dxa"/>
            <w:vMerge/>
          </w:tcPr>
          <w:p w14:paraId="023313D0" w14:textId="77777777" w:rsid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837" w:type="dxa"/>
            <w:vMerge/>
          </w:tcPr>
          <w:p w14:paraId="7C8BB3AD" w14:textId="77777777" w:rsid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1134" w:type="dxa"/>
            <w:vMerge/>
          </w:tcPr>
          <w:p w14:paraId="1678FEFF" w14:textId="77777777" w:rsid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790" w:type="dxa"/>
            <w:vMerge/>
          </w:tcPr>
          <w:p w14:paraId="3ADB2C84" w14:textId="77777777" w:rsid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1903" w:type="dxa"/>
            <w:vMerge/>
          </w:tcPr>
          <w:p w14:paraId="0547A06B" w14:textId="77777777" w:rsid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B471D4" w:rsidRPr="00B471D4" w14:paraId="36D1BAF3" w14:textId="77777777" w:rsidTr="00B471D4">
        <w:trPr>
          <w:gridAfter w:val="7"/>
          <w:wAfter w:w="7800" w:type="dxa"/>
          <w:trHeight w:val="233"/>
        </w:trPr>
        <w:tc>
          <w:tcPr>
            <w:tcW w:w="2341" w:type="dxa"/>
          </w:tcPr>
          <w:p w14:paraId="7E0B59E1" w14:textId="09144F4B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Total </w:t>
            </w:r>
          </w:p>
        </w:tc>
        <w:tc>
          <w:tcPr>
            <w:tcW w:w="991" w:type="dxa"/>
          </w:tcPr>
          <w:p w14:paraId="14841988" w14:textId="6A30BDCD" w:rsid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/34</w:t>
            </w:r>
          </w:p>
        </w:tc>
      </w:tr>
    </w:tbl>
    <w:p w14:paraId="77A5D076" w14:textId="1BD7B1C1" w:rsidR="00B471D4" w:rsidRPr="00B471D4" w:rsidRDefault="00B471D4" w:rsidP="00B471D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i/>
          <w:iCs/>
          <w:color w:val="000000"/>
          <w:kern w:val="0"/>
          <w:sz w:val="20"/>
          <w:szCs w:val="20"/>
          <w:highlight w:val="yellow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i/>
          <w:iCs/>
          <w:color w:val="000000"/>
          <w:kern w:val="0"/>
          <w:sz w:val="20"/>
          <w:szCs w:val="20"/>
          <w:highlight w:val="yellow"/>
          <w:lang w:eastAsia="fr-FR"/>
          <w14:ligatures w14:val="none"/>
        </w:rPr>
        <w:t>Scoring : Score/34 * 100 = %</w:t>
      </w:r>
    </w:p>
    <w:p w14:paraId="16B854FD" w14:textId="02ECCE8C" w:rsidR="00B471D4" w:rsidRPr="00B471D4" w:rsidRDefault="00B471D4" w:rsidP="00B471D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i/>
          <w:iCs/>
          <w:color w:val="000000"/>
          <w:kern w:val="0"/>
          <w:sz w:val="20"/>
          <w:szCs w:val="20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i/>
          <w:iCs/>
          <w:color w:val="000000"/>
          <w:kern w:val="0"/>
          <w:sz w:val="20"/>
          <w:szCs w:val="20"/>
          <w:highlight w:val="yellow"/>
          <w:lang w:eastAsia="fr-FR"/>
          <w14:ligatures w14:val="none"/>
        </w:rPr>
        <w:t>Commentaires : 50 % du Point accordé si justification des exclusions</w:t>
      </w:r>
    </w:p>
    <w:p w14:paraId="51A8B1D3" w14:textId="19610709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Ce que ce critère mesure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nombre de classes d’actifs 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PCAF®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 couvert par le calcul des émissions </w:t>
      </w:r>
      <w:r w:rsidRPr="00B471D4">
        <w:rPr>
          <w:rFonts w:ascii="Segoe UI" w:eastAsia="Times New Roman" w:hAnsi="Segoe UI" w:cs="Segoe UI"/>
          <w:strike/>
          <w:color w:val="000000"/>
          <w:kern w:val="0"/>
          <w:sz w:val="21"/>
          <w:szCs w:val="21"/>
          <w:lang w:eastAsia="fr-FR"/>
          <w14:ligatures w14:val="none"/>
        </w:rPr>
        <w:t>couverture des 10 classes d’actifs définies par PCAF®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798"/>
      </w:tblGrid>
      <w:tr w:rsidR="00B471D4" w:rsidRPr="00B471D4" w14:paraId="3792C6D4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BAD48D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790A73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Couverture</w:t>
            </w:r>
          </w:p>
        </w:tc>
      </w:tr>
      <w:tr w:rsidR="00B471D4" w:rsidRPr="00B471D4" w14:paraId="683BDAD8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E27FD2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4E55BC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Aucune classe d’actifs ne fait l’objet de reporting</w:t>
            </w:r>
          </w:p>
        </w:tc>
      </w:tr>
      <w:tr w:rsidR="00B471D4" w:rsidRPr="00B471D4" w14:paraId="34E1B608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479098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830849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strike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1-2 classes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(10 %-20 %)</w:t>
            </w:r>
          </w:p>
        </w:tc>
      </w:tr>
      <w:tr w:rsidR="00B471D4" w:rsidRPr="00B471D4" w14:paraId="255CF156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111EC2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D5C7BF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strike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3-4 classes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(30 %-40 %)</w:t>
            </w:r>
          </w:p>
        </w:tc>
      </w:tr>
      <w:tr w:rsidR="00B471D4" w:rsidRPr="00B471D4" w14:paraId="2DD364B1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A328F6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675278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strike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5-6 classes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(50 %-60 %)</w:t>
            </w:r>
          </w:p>
        </w:tc>
      </w:tr>
      <w:tr w:rsidR="00B471D4" w:rsidRPr="00B471D4" w14:paraId="12A571CD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CA9C64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DE63B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strike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7-9 classes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(70 %-90 %)</w:t>
            </w:r>
          </w:p>
        </w:tc>
      </w:tr>
      <w:tr w:rsidR="00B471D4" w:rsidRPr="00B471D4" w14:paraId="702650FD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0B9006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A12C1F" w14:textId="32C98BF9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strike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Totalité des 10 classes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(</w:t>
            </w: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90 %-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100 %)</w:t>
            </w:r>
          </w:p>
        </w:tc>
      </w:tr>
    </w:tbl>
    <w:p w14:paraId="08FDEECD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Classes d’actifs selon PCAF® :</w:t>
      </w:r>
    </w:p>
    <w:p w14:paraId="10BEEFBD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Actions cotées et obligations de sociétés</w:t>
      </w:r>
    </w:p>
    <w:p w14:paraId="07FFE128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Prêts aux entreprises et capitaux propres non cotés</w:t>
      </w:r>
    </w:p>
    <w:p w14:paraId="7E6D778C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Financement de projets</w:t>
      </w:r>
    </w:p>
    <w:p w14:paraId="489022A8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Immobilier commercial</w:t>
      </w:r>
    </w:p>
    <w:p w14:paraId="5C8E56FA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Hypothèques</w:t>
      </w:r>
    </w:p>
    <w:p w14:paraId="5BABADC1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Prêts pour véhicules à moteur</w:t>
      </w:r>
    </w:p>
    <w:p w14:paraId="6435A565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trike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strike/>
          <w:color w:val="000000"/>
          <w:kern w:val="0"/>
          <w:sz w:val="21"/>
          <w:szCs w:val="21"/>
          <w:lang w:eastAsia="fr-FR"/>
          <w14:ligatures w14:val="none"/>
        </w:rPr>
        <w:t>Utilisation des produits</w:t>
      </w:r>
    </w:p>
    <w:p w14:paraId="7916FD30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trike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strike/>
          <w:color w:val="000000"/>
          <w:kern w:val="0"/>
          <w:sz w:val="21"/>
          <w:szCs w:val="21"/>
          <w:lang w:eastAsia="fr-FR"/>
          <w14:ligatures w14:val="none"/>
        </w:rPr>
        <w:t>Produits titrisés et structurés</w:t>
      </w:r>
    </w:p>
    <w:p w14:paraId="01FC110E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lastRenderedPageBreak/>
        <w:t>Dette souveraine</w:t>
      </w:r>
    </w:p>
    <w:p w14:paraId="7D49F716" w14:textId="6862F21F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trike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strike/>
          <w:color w:val="000000"/>
          <w:kern w:val="0"/>
          <w:sz w:val="21"/>
          <w:szCs w:val="21"/>
          <w:lang w:eastAsia="fr-FR"/>
          <w14:ligatures w14:val="none"/>
        </w:rPr>
        <w:t>Dette sub-souveraine</w:t>
      </w:r>
    </w:p>
    <w:p w14:paraId="759A7981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2. Data Quality Score (score de qualité des données)</w:t>
      </w:r>
    </w:p>
    <w:p w14:paraId="423447BE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Ce que ce critère mesure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intégration du scoring de qualité PCAF® à 5 niveaux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295"/>
      </w:tblGrid>
      <w:tr w:rsidR="00B471D4" w:rsidRPr="00B471D4" w14:paraId="6CD53FA5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B123DB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B96E9D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Plage de scoring de qualité</w:t>
            </w:r>
          </w:p>
        </w:tc>
      </w:tr>
      <w:tr w:rsidR="00B471D4" w:rsidRPr="00B471D4" w14:paraId="3E6DCF1E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F78923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4E8A4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Absence de scoring de qualité</w:t>
            </w:r>
          </w:p>
        </w:tc>
      </w:tr>
      <w:tr w:rsidR="00B471D4" w:rsidRPr="00B471D4" w14:paraId="3A7DD43D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AF8F30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14DD63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Score de 4-5 (données indirectes/estimées)</w:t>
            </w:r>
          </w:p>
        </w:tc>
      </w:tr>
      <w:tr w:rsidR="00B471D4" w:rsidRPr="00B471D4" w14:paraId="555524AC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44079F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E521F9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Score 3-4 (données primaires/estimées)</w:t>
            </w:r>
          </w:p>
        </w:tc>
      </w:tr>
      <w:tr w:rsidR="00B471D4" w:rsidRPr="00B471D4" w14:paraId="07BF68FE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6CC4CF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C7095F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Score 2-3 (données auditées/primaires)</w:t>
            </w:r>
          </w:p>
        </w:tc>
      </w:tr>
      <w:tr w:rsidR="00B471D4" w:rsidRPr="00B471D4" w14:paraId="45FDC327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2B85E7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BCE083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Score 1-2 (données vérifiées/auditées)</w:t>
            </w:r>
          </w:p>
        </w:tc>
      </w:tr>
      <w:tr w:rsidR="00B471D4" w:rsidRPr="00B471D4" w14:paraId="62176B59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34868A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1A1EAC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Score &lt;2 avec amélioration continue</w:t>
            </w:r>
          </w:p>
        </w:tc>
      </w:tr>
    </w:tbl>
    <w:p w14:paraId="377E1E62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Référence de score de qualité PCAF®</w:t>
      </w:r>
    </w:p>
    <w:p w14:paraId="7C606DDD" w14:textId="77777777" w:rsidR="00B471D4" w:rsidRPr="00B471D4" w:rsidRDefault="00B471D4" w:rsidP="00B47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Score 1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données vérifiées – données d’émissions déclarées</w:t>
      </w:r>
    </w:p>
    <w:p w14:paraId="1A63B671" w14:textId="77777777" w:rsidR="00B471D4" w:rsidRPr="00B471D4" w:rsidRDefault="00B471D4" w:rsidP="00B47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Score 2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données auditées – données déclarées, mais avec publication limitée</w:t>
      </w:r>
    </w:p>
    <w:p w14:paraId="7E5AC9F7" w14:textId="77777777" w:rsidR="00B471D4" w:rsidRPr="00B471D4" w:rsidRDefault="00B471D4" w:rsidP="00B47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Score 3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données primaires – données issues des activités physiques</w:t>
      </w:r>
    </w:p>
    <w:p w14:paraId="7C02FC6B" w14:textId="77777777" w:rsidR="00B471D4" w:rsidRPr="00B471D4" w:rsidRDefault="00B471D4" w:rsidP="00B47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Score 4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données estimées – activités physiques estimées</w:t>
      </w:r>
    </w:p>
    <w:p w14:paraId="199A8019" w14:textId="77777777" w:rsidR="00B471D4" w:rsidRPr="00B471D4" w:rsidRDefault="00B471D4" w:rsidP="00B47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Score 5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données indirectes – données d’activité économique</w:t>
      </w:r>
    </w:p>
    <w:p w14:paraId="5730EFDC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3. Méthode d’attribution</w:t>
      </w:r>
    </w:p>
    <w:p w14:paraId="0B6EAE48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Ce que ce critère mesure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méthode de calcul des émissions financées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7097"/>
      </w:tblGrid>
      <w:tr w:rsidR="00B471D4" w:rsidRPr="00B471D4" w14:paraId="13A3952A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20AE17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C36917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Méthode</w:t>
            </w:r>
          </w:p>
        </w:tc>
      </w:tr>
      <w:tr w:rsidR="00B471D4" w:rsidRPr="00B471D4" w14:paraId="2A604CCC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9E1ED7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11C286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Aucune méthode d’attribution</w:t>
            </w:r>
          </w:p>
        </w:tc>
      </w:tr>
      <w:tr w:rsidR="00B471D4" w:rsidRPr="00B471D4" w14:paraId="190A432D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6EF7D7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26C2C0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Estimation basique sans méthode claire</w:t>
            </w:r>
          </w:p>
        </w:tc>
      </w:tr>
      <w:tr w:rsidR="00B471D4" w:rsidRPr="00B471D4" w14:paraId="09449417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BFDFC1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F7B0C1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Méthode documentée, couverture limitée des classes d’actifs</w:t>
            </w:r>
          </w:p>
        </w:tc>
      </w:tr>
      <w:tr w:rsidR="00B471D4" w:rsidRPr="00B471D4" w14:paraId="4809CDB7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1DDC5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D596E0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Méthode alignée sur la norme PCAF®, 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highlight w:val="yellow"/>
                <w:lang w:eastAsia="fr-FR"/>
                <w14:ligatures w14:val="none"/>
              </w:rPr>
              <w:t>plusieurs classes d’actifs couvertes</w:t>
            </w:r>
          </w:p>
        </w:tc>
      </w:tr>
      <w:tr w:rsidR="00B471D4" w:rsidRPr="00B471D4" w14:paraId="0E7FC743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25C41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E1762F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Méthode PCAF® complète avec 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highlight w:val="yellow"/>
                <w:lang w:eastAsia="fr-FR"/>
                <w14:ligatures w14:val="none"/>
              </w:rPr>
              <w:t>mises à jour annuelles</w:t>
            </w:r>
          </w:p>
        </w:tc>
      </w:tr>
      <w:tr w:rsidR="00B471D4" w:rsidRPr="00B471D4" w14:paraId="4D1B05EE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C152D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955643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PCAF® + améliorations spécifiques aux secteurs</w:t>
            </w:r>
          </w:p>
        </w:tc>
      </w:tr>
    </w:tbl>
    <w:p w14:paraId="7A8DC450" w14:textId="705F6158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highlight w:val="yellow"/>
          <w:lang w:eastAsia="fr-FR"/>
          <w14:ligatures w14:val="none"/>
        </w:rPr>
        <w:t>Pas clair, les FI doivent appliquer la méthode d’attribution spécifique à chaque classe d’actifs (décrites dans le guide</w:t>
      </w:r>
      <w:ins w:id="3" w:author="Eddy-Pierre Larra" w:date="2026-03-16T16:05:00Z" w16du:dateUtc="2026-03-16T15:05:00Z">
        <w:r w:rsidR="00CD62E7">
          <w:rPr>
            <w:rFonts w:ascii="Segoe UI" w:eastAsia="Times New Roman" w:hAnsi="Segoe UI" w:cs="Segoe UI"/>
            <w:color w:val="000000"/>
            <w:kern w:val="0"/>
            <w:sz w:val="21"/>
            <w:szCs w:val="21"/>
            <w:highlight w:val="yellow"/>
            <w:lang w:eastAsia="fr-FR"/>
            <w14:ligatures w14:val="none"/>
          </w:rPr>
          <w:t xml:space="preserve"> PCAF</w:t>
        </w:r>
      </w:ins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highlight w:val="yellow"/>
          <w:lang w:eastAsia="fr-FR"/>
          <w14:ligatures w14:val="none"/>
        </w:rPr>
        <w:t>)</w:t>
      </w:r>
      <w:ins w:id="4" w:author="Eddy-Pierre Larra" w:date="2026-03-16T16:05:00Z" w16du:dateUtc="2026-03-16T15:05:00Z">
        <w:r w:rsidR="00D7630D">
          <w:rPr>
            <w:rFonts w:ascii="Segoe UI" w:eastAsia="Times New Roman" w:hAnsi="Segoe UI" w:cs="Segoe UI"/>
            <w:color w:val="000000"/>
            <w:kern w:val="0"/>
            <w:sz w:val="21"/>
            <w:szCs w:val="21"/>
            <w:lang w:eastAsia="fr-FR"/>
            <w14:ligatures w14:val="none"/>
          </w:rPr>
          <w:t xml:space="preserve"> 7 méthodes, 1 par classe d’actifs ;</w:t>
        </w:r>
      </w:ins>
    </w:p>
    <w:p w14:paraId="4FB5B125" w14:textId="75A5F3FA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 xml:space="preserve">4. </w:t>
      </w:r>
      <w:r w:rsidRPr="00B471D4">
        <w:rPr>
          <w:rFonts w:ascii="Segoe UI" w:eastAsia="Times New Roman" w:hAnsi="Segoe UI" w:cs="Segoe UI"/>
          <w:b/>
          <w:bCs/>
          <w:strike/>
          <w:color w:val="000000"/>
          <w:kern w:val="0"/>
          <w:sz w:val="21"/>
          <w:szCs w:val="21"/>
          <w:lang w:eastAsia="fr-FR"/>
          <w14:ligatures w14:val="none"/>
        </w:rPr>
        <w:t>Couverture des scopes</w:t>
      </w:r>
    </w:p>
    <w:p w14:paraId="68FE6835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Ce que ce critère mesure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inclusion des scopes d’émissions des entités investies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904"/>
      </w:tblGrid>
      <w:tr w:rsidR="00B471D4" w:rsidRPr="00B471D4" w14:paraId="773FD9DD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F0BA0F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lastRenderedPageBreak/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1E8E24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Scopes couverts</w:t>
            </w:r>
          </w:p>
        </w:tc>
      </w:tr>
      <w:tr w:rsidR="00B471D4" w:rsidRPr="00B471D4" w14:paraId="229585E1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95DB82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12FD8A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Aucune déclaration relative aux scopes</w:t>
            </w:r>
          </w:p>
        </w:tc>
      </w:tr>
      <w:tr w:rsidR="00B471D4" w:rsidRPr="00B471D4" w14:paraId="24C1610A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3DCE0C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167CE0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Scope 1 uniquement</w:t>
            </w:r>
          </w:p>
        </w:tc>
      </w:tr>
      <w:tr w:rsidR="00B471D4" w:rsidRPr="00B471D4" w14:paraId="392FCBA8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B470EF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5D526D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Scopes 1 + 2 (fondés sur la localisation)</w:t>
            </w:r>
          </w:p>
        </w:tc>
      </w:tr>
      <w:tr w:rsidR="00B471D4" w:rsidRPr="00B471D4" w14:paraId="67292EE5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A4BE60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285A9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Scopes 1 + 2 (fondés sur le marché)</w:t>
            </w:r>
          </w:p>
        </w:tc>
      </w:tr>
      <w:tr w:rsidR="00B471D4" w:rsidRPr="00B471D4" w14:paraId="50D6C5CF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F8FCA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0271DC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Scopes 1 + 2 + émissions importantes du scope 3</w:t>
            </w:r>
          </w:p>
        </w:tc>
      </w:tr>
      <w:tr w:rsidR="00B471D4" w:rsidRPr="00B471D4" w14:paraId="3CDC99E3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6F7B93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E4AD65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Scopes 1 + 2 + 3 </w:t>
            </w:r>
            <w:r w:rsidRPr="00B471D4">
              <w:rPr>
                <w:rFonts w:ascii="Segoe UI" w:eastAsia="Times New Roman" w:hAnsi="Segoe UI" w:cs="Segoe UI"/>
                <w:strike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avec émissions évitées</w:t>
            </w:r>
          </w:p>
        </w:tc>
      </w:tr>
    </w:tbl>
    <w:p w14:paraId="6960B411" w14:textId="7E5C6FE9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highlight w:val="yellow"/>
          <w:lang w:eastAsia="fr-FR"/>
          <w14:ligatures w14:val="none"/>
        </w:rPr>
        <w:t>Commentaires : ne pas prendre en compte les émissions évitées + le périmètre de reporting obligatoire dépend de la classe d’actifs (cf. matrice d’évaluation émissions financées)</w:t>
      </w:r>
      <w:r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fr-FR"/>
          <w14:ligatures w14:val="none"/>
        </w:rPr>
        <w:br/>
      </w:r>
      <w:r w:rsidRPr="00B471D4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highlight w:val="yellow"/>
          <w:lang w:eastAsia="fr-FR"/>
          <w14:ligatures w14:val="none"/>
        </w:rPr>
        <w:sym w:font="Wingdings" w:char="F0E0"/>
      </w:r>
      <w:r w:rsidRPr="00B471D4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highlight w:val="yellow"/>
          <w:lang w:eastAsia="fr-FR"/>
          <w14:ligatures w14:val="none"/>
        </w:rPr>
        <w:t xml:space="preserve"> critère qui se recoupe avec le premier, simplifier/enlever</w:t>
      </w:r>
    </w:p>
    <w:p w14:paraId="76087B05" w14:textId="58FCE7CC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5. Couverture du portefeuille</w:t>
      </w:r>
    </w:p>
    <w:p w14:paraId="3E6472B1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Ce que ce critère mesure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% des AsG/prêts intégrant des données d’émissions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3373"/>
      </w:tblGrid>
      <w:tr w:rsidR="00B471D4" w:rsidRPr="00B471D4" w14:paraId="6399A8A2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90BE27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DBAD72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% de couverture</w:t>
            </w:r>
          </w:p>
        </w:tc>
      </w:tr>
      <w:tr w:rsidR="00B471D4" w:rsidRPr="00B471D4" w14:paraId="19DA2F9A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E72DD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D74E0D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Aucun reporting de la couverture</w:t>
            </w:r>
          </w:p>
        </w:tc>
      </w:tr>
      <w:tr w:rsidR="00B471D4" w:rsidRPr="00B471D4" w14:paraId="2B455596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60E98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ECD8C8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&lt;40 % du portefeuille</w:t>
            </w:r>
          </w:p>
        </w:tc>
      </w:tr>
      <w:tr w:rsidR="00B471D4" w:rsidRPr="00B471D4" w14:paraId="13864618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F128AC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B20568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40 %-60 %</w:t>
            </w:r>
          </w:p>
        </w:tc>
      </w:tr>
      <w:tr w:rsidR="00B471D4" w:rsidRPr="00B471D4" w14:paraId="42189582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3BBBFF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7DEBC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60 %-80 %</w:t>
            </w:r>
          </w:p>
        </w:tc>
      </w:tr>
      <w:tr w:rsidR="00B471D4" w:rsidRPr="00B471D4" w14:paraId="07F6530D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2C7371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55A05F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80 %-95 %</w:t>
            </w:r>
          </w:p>
        </w:tc>
      </w:tr>
      <w:tr w:rsidR="00B471D4" w:rsidRPr="00B471D4" w14:paraId="4BCC9904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DCDAD7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C417AA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&gt;95 %</w:t>
            </w:r>
          </w:p>
        </w:tc>
      </w:tr>
    </w:tbl>
    <w:p w14:paraId="03171A81" w14:textId="3B3E2C04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 xml:space="preserve">6. </w:t>
      </w:r>
      <w:r w:rsidRPr="00B471D4">
        <w:rPr>
          <w:rFonts w:ascii="Segoe UI" w:eastAsia="Times New Roman" w:hAnsi="Segoe UI" w:cs="Segoe UI"/>
          <w:b/>
          <w:bCs/>
          <w:strike/>
          <w:color w:val="000000"/>
          <w:kern w:val="0"/>
          <w:sz w:val="21"/>
          <w:szCs w:val="21"/>
          <w:lang w:eastAsia="fr-FR"/>
          <w14:ligatures w14:val="none"/>
        </w:rPr>
        <w:t>Inclusion de la dette souveraine</w:t>
      </w:r>
    </w:p>
    <w:p w14:paraId="2860777E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Ce que ce critère mesure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traitement des participations souveraines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838"/>
      </w:tblGrid>
      <w:tr w:rsidR="00B471D4" w:rsidRPr="00B471D4" w14:paraId="6F7727E3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D4F232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5C3557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Traitement</w:t>
            </w:r>
          </w:p>
        </w:tc>
      </w:tr>
      <w:tr w:rsidR="00B471D4" w:rsidRPr="00B471D4" w14:paraId="11A66B28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423523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FD5B5B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Non suivi</w:t>
            </w:r>
          </w:p>
        </w:tc>
      </w:tr>
      <w:tr w:rsidR="00B471D4" w:rsidRPr="00B471D4" w14:paraId="4106BE7C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9A0B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48703D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Suivi, mais non publié</w:t>
            </w:r>
          </w:p>
        </w:tc>
      </w:tr>
      <w:tr w:rsidR="00B471D4" w:rsidRPr="00B471D4" w14:paraId="12D38E36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C66B39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0C2AD1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Publié uniquement de manière séparée</w:t>
            </w:r>
          </w:p>
        </w:tc>
      </w:tr>
      <w:tr w:rsidR="00B471D4" w:rsidRPr="00B471D4" w14:paraId="1EAF283A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0371E0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348A6B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Publiée de manière séparée avec une méthode</w:t>
            </w:r>
          </w:p>
        </w:tc>
      </w:tr>
      <w:tr w:rsidR="00B471D4" w:rsidRPr="00B471D4" w14:paraId="1EDB6D29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A70E90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E68DD1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Intégré pleinement dans une publication séparée</w:t>
            </w:r>
          </w:p>
        </w:tc>
      </w:tr>
      <w:tr w:rsidR="00B471D4" w:rsidRPr="00B471D4" w14:paraId="061E6A24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F77663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85B285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Pleinement intégré avec l’engagement politique</w:t>
            </w:r>
          </w:p>
        </w:tc>
      </w:tr>
    </w:tbl>
    <w:p w14:paraId="14CB3651" w14:textId="2A2ED541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highlight w:val="yellow"/>
          <w:lang w:eastAsia="fr-FR"/>
          <w14:ligatures w14:val="none"/>
        </w:rPr>
        <w:t>Commentaire : critère spécifique à cette classe d’actifs lui donne trop de poids dans le score, à enlever</w:t>
      </w:r>
      <w:r w:rsidRPr="00B471D4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</w:p>
    <w:p w14:paraId="57DAA80A" w14:textId="195CB652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lastRenderedPageBreak/>
        <w:t>7. Couverture temporelle</w:t>
      </w:r>
    </w:p>
    <w:p w14:paraId="7A6D73FA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Ce que ce critère mesure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données historiques et reporting de tendances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480"/>
      </w:tblGrid>
      <w:tr w:rsidR="00B471D4" w:rsidRPr="00B471D4" w14:paraId="5FD5ECEA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0730AF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E394F3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Nombre d’années de données</w:t>
            </w:r>
          </w:p>
        </w:tc>
      </w:tr>
      <w:tr w:rsidR="00B471D4" w:rsidRPr="00B471D4" w14:paraId="57371A95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EEC784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68EC1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Aucune donnée historique</w:t>
            </w:r>
          </w:p>
        </w:tc>
      </w:tr>
      <w:tr w:rsidR="00B471D4" w:rsidRPr="00B471D4" w14:paraId="077BBB30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039E3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DAA1B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Année en cours uniquement</w:t>
            </w:r>
          </w:p>
        </w:tc>
      </w:tr>
      <w:tr w:rsidR="00B471D4" w:rsidRPr="00B471D4" w14:paraId="56DD7AF4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C8C6A7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79C093" w14:textId="6EA8A496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strike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 ans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</w:t>
            </w: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 années d’historique + tendances</w:t>
            </w:r>
          </w:p>
        </w:tc>
      </w:tr>
      <w:tr w:rsidR="00B471D4" w:rsidRPr="00B471D4" w14:paraId="673FBA32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C2BB49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978E6E" w14:textId="299B137F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 an</w:t>
            </w: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nées + tendances + 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projections/objectifs</w:t>
            </w:r>
          </w:p>
        </w:tc>
      </w:tr>
      <w:tr w:rsidR="00B471D4" w:rsidRPr="00B471D4" w14:paraId="39449860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D6FEC3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F83636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strike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strike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Plus de 3 ans avec analyse de tendances</w:t>
            </w:r>
          </w:p>
        </w:tc>
      </w:tr>
      <w:tr w:rsidR="00B471D4" w:rsidRPr="00B471D4" w14:paraId="467FB904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965DCA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98C9B9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strike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strike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Plus de 5 ans avec projections/objectifs</w:t>
            </w:r>
          </w:p>
        </w:tc>
      </w:tr>
    </w:tbl>
    <w:p w14:paraId="695050FC" w14:textId="1D09108E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highlight w:val="yellow"/>
          <w:lang w:eastAsia="fr-FR"/>
          <w14:ligatures w14:val="none"/>
        </w:rPr>
        <w:t>Commentaires : simplifier</w:t>
      </w:r>
      <w:r w:rsidRPr="00B471D4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</w:p>
    <w:p w14:paraId="2CE99D34" w14:textId="61B7F574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trike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strike/>
          <w:color w:val="000000"/>
          <w:kern w:val="0"/>
          <w:sz w:val="21"/>
          <w:szCs w:val="21"/>
          <w:lang w:eastAsia="fr-FR"/>
          <w14:ligatures w14:val="none"/>
        </w:rPr>
        <w:t>8. Métriques d’intensité</w:t>
      </w:r>
    </w:p>
    <w:p w14:paraId="1940AA10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Ce que ce critère mesure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métriques d’émissions normalisées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5498"/>
      </w:tblGrid>
      <w:tr w:rsidR="00B471D4" w:rsidRPr="00B471D4" w14:paraId="2FB05E51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C8D6F1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EABF0F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Métriques</w:t>
            </w:r>
          </w:p>
        </w:tc>
      </w:tr>
      <w:tr w:rsidR="00B471D4" w:rsidRPr="00B471D4" w14:paraId="677A27F0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1F284A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950B5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Aucune métrique d’intensité</w:t>
            </w:r>
          </w:p>
        </w:tc>
      </w:tr>
      <w:tr w:rsidR="00B471D4" w:rsidRPr="00B471D4" w14:paraId="73110DB0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5B0983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88D2F0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Intensité basique (par volume d’AsG)</w:t>
            </w:r>
          </w:p>
        </w:tc>
      </w:tr>
      <w:tr w:rsidR="00B471D4" w:rsidRPr="00B471D4" w14:paraId="425576B8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47043B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7A4FD4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Intensités multiples (par produit, volume d’AsG)</w:t>
            </w:r>
          </w:p>
        </w:tc>
      </w:tr>
      <w:tr w:rsidR="00B471D4" w:rsidRPr="00B471D4" w14:paraId="4A3C7A87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850AD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FBE2E7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PCAF Economic Carbon Intensity (ECI, intensité carbone)</w:t>
            </w:r>
          </w:p>
        </w:tc>
      </w:tr>
      <w:tr w:rsidR="00B471D4" w:rsidRPr="00B471D4" w14:paraId="57B88588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35793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78FE16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Métrique spécifique au secteur (WACI, EVIC, etc.)</w:t>
            </w:r>
          </w:p>
        </w:tc>
      </w:tr>
      <w:tr w:rsidR="00B471D4" w:rsidRPr="00B471D4" w14:paraId="68D4344F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E78FB1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80589C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Panel complet avec benchmarking</w:t>
            </w:r>
          </w:p>
        </w:tc>
      </w:tr>
    </w:tbl>
    <w:p w14:paraId="185D4E8D" w14:textId="77777777" w:rsidR="00B471D4" w:rsidRDefault="00B471D4" w:rsidP="00B471D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</w:p>
    <w:p w14:paraId="347F4725" w14:textId="664665D9" w:rsidR="00B471D4" w:rsidRPr="00B471D4" w:rsidRDefault="00B471D4" w:rsidP="00B471D4">
      <w:pPr>
        <w:spacing w:after="0" w:line="240" w:lineRule="auto"/>
        <w:rPr>
          <w:rFonts w:ascii="Segoe UI" w:eastAsia="Times New Roman" w:hAnsi="Segoe UI" w:cs="Segoe UI"/>
          <w:i/>
          <w:iCs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i/>
          <w:iCs/>
          <w:kern w:val="0"/>
          <w:sz w:val="21"/>
          <w:szCs w:val="21"/>
          <w:highlight w:val="yellow"/>
          <w:lang w:eastAsia="fr-FR"/>
          <w14:ligatures w14:val="none"/>
        </w:rPr>
        <w:t xml:space="preserve">Commentaire : Les données d’intensités ne sont pas dans les obligations mais dans les recommandations, déplacer ce critère dans le score </w:t>
      </w:r>
      <w:r>
        <w:rPr>
          <w:rFonts w:ascii="Segoe UI" w:eastAsia="Times New Roman" w:hAnsi="Segoe UI" w:cs="Segoe UI"/>
          <w:i/>
          <w:iCs/>
          <w:kern w:val="0"/>
          <w:sz w:val="21"/>
          <w:szCs w:val="21"/>
          <w:highlight w:val="yellow"/>
          <w:lang w:eastAsia="fr-FR"/>
          <w14:ligatures w14:val="none"/>
        </w:rPr>
        <w:t>« </w:t>
      </w:r>
      <w:r w:rsidRPr="00B471D4">
        <w:rPr>
          <w:rFonts w:ascii="Segoe UI" w:eastAsia="Times New Roman" w:hAnsi="Segoe UI" w:cs="Segoe UI"/>
          <w:i/>
          <w:iCs/>
          <w:kern w:val="0"/>
          <w:sz w:val="21"/>
          <w:szCs w:val="21"/>
          <w:highlight w:val="yellow"/>
          <w:lang w:eastAsia="fr-FR"/>
          <w14:ligatures w14:val="none"/>
        </w:rPr>
        <w:t>recommandations »</w:t>
      </w:r>
    </w:p>
    <w:p w14:paraId="2FE79A29" w14:textId="4E9B3CFB" w:rsidR="00B471D4" w:rsidRPr="00B471D4" w:rsidRDefault="00D8757E" w:rsidP="00B471D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>
        <w:rPr>
          <w:noProof/>
        </w:rPr>
      </w:r>
      <w:r>
        <w:pict w14:anchorId="66A32814">
          <v:rect id="Horizontal Line 5" o:spid="_x0000_s1029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311DA1A" w14:textId="77777777" w:rsidR="00B471D4" w:rsidRDefault="00B471D4" w:rsidP="00B471D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  <w:t>PARTIE B : ÉMISSIONS FACILITÉES (2 critères)</w:t>
      </w:r>
    </w:p>
    <w:p w14:paraId="134E3161" w14:textId="727AACA6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1. Couverture des classes d’actifs</w:t>
      </w:r>
    </w:p>
    <w:tbl>
      <w:tblPr>
        <w:tblStyle w:val="Grilledutableau"/>
        <w:tblW w:w="9655" w:type="dxa"/>
        <w:tblInd w:w="-431" w:type="dxa"/>
        <w:tblLook w:val="04A0" w:firstRow="1" w:lastRow="0" w:firstColumn="1" w:lastColumn="0" w:noHBand="0" w:noVBand="1"/>
      </w:tblPr>
      <w:tblGrid>
        <w:gridCol w:w="2694"/>
        <w:gridCol w:w="1064"/>
        <w:gridCol w:w="1276"/>
        <w:gridCol w:w="850"/>
        <w:gridCol w:w="1010"/>
        <w:gridCol w:w="837"/>
        <w:gridCol w:w="1134"/>
        <w:gridCol w:w="790"/>
      </w:tblGrid>
      <w:tr w:rsidR="00B471D4" w:rsidRPr="00B471D4" w14:paraId="4E820703" w14:textId="77777777" w:rsidTr="00B471D4">
        <w:trPr>
          <w:trHeight w:val="233"/>
        </w:trPr>
        <w:tc>
          <w:tcPr>
            <w:tcW w:w="2694" w:type="dxa"/>
            <w:shd w:val="clear" w:color="auto" w:fill="95DCF7" w:themeFill="accent4" w:themeFillTint="66"/>
          </w:tcPr>
          <w:p w14:paraId="4CC3F096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Classe d’actifs</w:t>
            </w:r>
          </w:p>
        </w:tc>
        <w:tc>
          <w:tcPr>
            <w:tcW w:w="1064" w:type="dxa"/>
            <w:shd w:val="clear" w:color="auto" w:fill="95DCF7" w:themeFill="accent4" w:themeFillTint="66"/>
          </w:tcPr>
          <w:p w14:paraId="13F17D97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Total Coef.</w:t>
            </w:r>
          </w:p>
        </w:tc>
        <w:tc>
          <w:tcPr>
            <w:tcW w:w="5897" w:type="dxa"/>
            <w:gridSpan w:val="6"/>
            <w:shd w:val="clear" w:color="auto" w:fill="E59EDC" w:themeFill="accent5" w:themeFillTint="66"/>
          </w:tcPr>
          <w:p w14:paraId="326BCE31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Périmètre</w:t>
            </w:r>
          </w:p>
        </w:tc>
      </w:tr>
      <w:tr w:rsidR="00B471D4" w:rsidRPr="00B471D4" w14:paraId="7FA0F249" w14:textId="77777777" w:rsidTr="00B471D4">
        <w:trPr>
          <w:trHeight w:val="173"/>
        </w:trPr>
        <w:tc>
          <w:tcPr>
            <w:tcW w:w="2694" w:type="dxa"/>
          </w:tcPr>
          <w:p w14:paraId="6D53D3E1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1064" w:type="dxa"/>
          </w:tcPr>
          <w:p w14:paraId="43F45E1E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1276" w:type="dxa"/>
            <w:shd w:val="clear" w:color="auto" w:fill="F2CEED" w:themeFill="accent5" w:themeFillTint="33"/>
          </w:tcPr>
          <w:p w14:paraId="10CB76A6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S1</w:t>
            </w:r>
          </w:p>
        </w:tc>
        <w:tc>
          <w:tcPr>
            <w:tcW w:w="850" w:type="dxa"/>
            <w:shd w:val="clear" w:color="auto" w:fill="F2CEED" w:themeFill="accent5" w:themeFillTint="33"/>
          </w:tcPr>
          <w:p w14:paraId="6893784C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i/>
                <w:i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i/>
                <w:i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Coef. S1</w:t>
            </w:r>
          </w:p>
        </w:tc>
        <w:tc>
          <w:tcPr>
            <w:tcW w:w="1010" w:type="dxa"/>
            <w:shd w:val="clear" w:color="auto" w:fill="F2CEED" w:themeFill="accent5" w:themeFillTint="33"/>
          </w:tcPr>
          <w:p w14:paraId="7C7AEC13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S2</w:t>
            </w:r>
          </w:p>
        </w:tc>
        <w:tc>
          <w:tcPr>
            <w:tcW w:w="837" w:type="dxa"/>
            <w:shd w:val="clear" w:color="auto" w:fill="F2CEED" w:themeFill="accent5" w:themeFillTint="33"/>
          </w:tcPr>
          <w:p w14:paraId="12BF8765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i/>
                <w:i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i/>
                <w:i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Coef. S2</w:t>
            </w:r>
          </w:p>
        </w:tc>
        <w:tc>
          <w:tcPr>
            <w:tcW w:w="1134" w:type="dxa"/>
            <w:shd w:val="clear" w:color="auto" w:fill="F2CEED" w:themeFill="accent5" w:themeFillTint="33"/>
          </w:tcPr>
          <w:p w14:paraId="58B9F625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S3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7124DC14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i/>
                <w:i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i/>
                <w:i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Coef. S3</w:t>
            </w:r>
          </w:p>
        </w:tc>
      </w:tr>
      <w:tr w:rsidR="00B471D4" w:rsidRPr="00B471D4" w14:paraId="0165D050" w14:textId="77777777" w:rsidTr="00B471D4">
        <w:trPr>
          <w:trHeight w:val="292"/>
        </w:trPr>
        <w:tc>
          <w:tcPr>
            <w:tcW w:w="2694" w:type="dxa"/>
          </w:tcPr>
          <w:p w14:paraId="5C7BDEFE" w14:textId="3246795D" w:rsidR="00B471D4" w:rsidRPr="00B471D4" w:rsidRDefault="00B471D4" w:rsidP="008F34FE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Dette Publique </w:t>
            </w:r>
          </w:p>
        </w:tc>
        <w:tc>
          <w:tcPr>
            <w:tcW w:w="1064" w:type="dxa"/>
          </w:tcPr>
          <w:p w14:paraId="17269583" w14:textId="72C9B2D1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/3</w:t>
            </w:r>
          </w:p>
        </w:tc>
        <w:tc>
          <w:tcPr>
            <w:tcW w:w="1276" w:type="dxa"/>
          </w:tcPr>
          <w:p w14:paraId="3E4270E5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50" w:type="dxa"/>
          </w:tcPr>
          <w:p w14:paraId="15F1E4C6" w14:textId="139CFF60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010" w:type="dxa"/>
          </w:tcPr>
          <w:p w14:paraId="7BE242C3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37" w:type="dxa"/>
          </w:tcPr>
          <w:p w14:paraId="322833F1" w14:textId="0F11AF32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4B5D7D31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790" w:type="dxa"/>
          </w:tcPr>
          <w:p w14:paraId="5C989611" w14:textId="6404C2B0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</w:tr>
      <w:tr w:rsidR="00B471D4" w:rsidRPr="00B471D4" w14:paraId="25A2AA04" w14:textId="77777777" w:rsidTr="00B471D4">
        <w:trPr>
          <w:trHeight w:val="254"/>
        </w:trPr>
        <w:tc>
          <w:tcPr>
            <w:tcW w:w="2694" w:type="dxa"/>
          </w:tcPr>
          <w:p w14:paraId="39F5446F" w14:textId="5503F330" w:rsidR="00B471D4" w:rsidRPr="00B471D4" w:rsidRDefault="00B471D4" w:rsidP="008F34FE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Actions Publiques</w:t>
            </w:r>
          </w:p>
        </w:tc>
        <w:tc>
          <w:tcPr>
            <w:tcW w:w="1064" w:type="dxa"/>
          </w:tcPr>
          <w:p w14:paraId="114F3916" w14:textId="63A2E0CE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/3</w:t>
            </w:r>
          </w:p>
        </w:tc>
        <w:tc>
          <w:tcPr>
            <w:tcW w:w="1276" w:type="dxa"/>
          </w:tcPr>
          <w:p w14:paraId="274DA901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50" w:type="dxa"/>
          </w:tcPr>
          <w:p w14:paraId="6959650D" w14:textId="39389B79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010" w:type="dxa"/>
          </w:tcPr>
          <w:p w14:paraId="25868DD3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37" w:type="dxa"/>
          </w:tcPr>
          <w:p w14:paraId="35FB92EC" w14:textId="41BB5CAA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0F403537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790" w:type="dxa"/>
          </w:tcPr>
          <w:p w14:paraId="2D462B6A" w14:textId="189C5401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</w:tr>
      <w:tr w:rsidR="00B471D4" w:rsidRPr="00B471D4" w14:paraId="16896D0E" w14:textId="77777777" w:rsidTr="00B471D4">
        <w:trPr>
          <w:trHeight w:val="286"/>
        </w:trPr>
        <w:tc>
          <w:tcPr>
            <w:tcW w:w="2694" w:type="dxa"/>
          </w:tcPr>
          <w:p w14:paraId="6C612CE6" w14:textId="6C286890" w:rsidR="00B471D4" w:rsidRPr="00B471D4" w:rsidRDefault="00B471D4" w:rsidP="008F34FE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Private Equity </w:t>
            </w:r>
          </w:p>
        </w:tc>
        <w:tc>
          <w:tcPr>
            <w:tcW w:w="1064" w:type="dxa"/>
          </w:tcPr>
          <w:p w14:paraId="67045E66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/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</w:t>
            </w:r>
          </w:p>
        </w:tc>
        <w:tc>
          <w:tcPr>
            <w:tcW w:w="1276" w:type="dxa"/>
          </w:tcPr>
          <w:p w14:paraId="2DA67002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50" w:type="dxa"/>
          </w:tcPr>
          <w:p w14:paraId="6523C75A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010" w:type="dxa"/>
          </w:tcPr>
          <w:p w14:paraId="28A3C49A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37" w:type="dxa"/>
          </w:tcPr>
          <w:p w14:paraId="2DBA19EB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57811B45" w14:textId="55434B5D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Obligatoire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</w:p>
        </w:tc>
        <w:tc>
          <w:tcPr>
            <w:tcW w:w="790" w:type="dxa"/>
          </w:tcPr>
          <w:p w14:paraId="0F000A2D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</w:tr>
      <w:tr w:rsidR="00B471D4" w:rsidRPr="00B471D4" w14:paraId="508D3670" w14:textId="77777777" w:rsidTr="00B471D4">
        <w:trPr>
          <w:trHeight w:val="247"/>
        </w:trPr>
        <w:tc>
          <w:tcPr>
            <w:tcW w:w="2694" w:type="dxa"/>
          </w:tcPr>
          <w:p w14:paraId="312966E9" w14:textId="5A12BEC6" w:rsidR="00B471D4" w:rsidRPr="00B471D4" w:rsidRDefault="00B471D4" w:rsidP="008F34FE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Private Debt</w:t>
            </w:r>
          </w:p>
        </w:tc>
        <w:tc>
          <w:tcPr>
            <w:tcW w:w="1064" w:type="dxa"/>
          </w:tcPr>
          <w:p w14:paraId="1C5DD4A9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/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</w:t>
            </w:r>
          </w:p>
        </w:tc>
        <w:tc>
          <w:tcPr>
            <w:tcW w:w="1276" w:type="dxa"/>
          </w:tcPr>
          <w:p w14:paraId="56B40CF8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50" w:type="dxa"/>
          </w:tcPr>
          <w:p w14:paraId="54625B10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010" w:type="dxa"/>
          </w:tcPr>
          <w:p w14:paraId="5C4C4DE7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37" w:type="dxa"/>
          </w:tcPr>
          <w:p w14:paraId="76556FA1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46A87617" w14:textId="67614CFB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790" w:type="dxa"/>
          </w:tcPr>
          <w:p w14:paraId="47C71AE9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</w:tr>
      <w:tr w:rsidR="00B471D4" w:rsidRPr="00B471D4" w14:paraId="6340FCC5" w14:textId="77777777" w:rsidTr="00B471D4">
        <w:trPr>
          <w:trHeight w:val="233"/>
        </w:trPr>
        <w:tc>
          <w:tcPr>
            <w:tcW w:w="2694" w:type="dxa"/>
          </w:tcPr>
          <w:p w14:paraId="546E3536" w14:textId="417A5E62" w:rsidR="00B471D4" w:rsidRPr="00B471D4" w:rsidRDefault="00B471D4" w:rsidP="008F34FE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Consortia Loans (Prêts Syndiqués) </w:t>
            </w:r>
          </w:p>
        </w:tc>
        <w:tc>
          <w:tcPr>
            <w:tcW w:w="1064" w:type="dxa"/>
          </w:tcPr>
          <w:p w14:paraId="22FC403F" w14:textId="350CE33A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/3</w:t>
            </w:r>
          </w:p>
        </w:tc>
        <w:tc>
          <w:tcPr>
            <w:tcW w:w="1276" w:type="dxa"/>
          </w:tcPr>
          <w:p w14:paraId="42396C61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50" w:type="dxa"/>
          </w:tcPr>
          <w:p w14:paraId="2FFFA79F" w14:textId="40C53374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010" w:type="dxa"/>
          </w:tcPr>
          <w:p w14:paraId="7DCE4531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37" w:type="dxa"/>
          </w:tcPr>
          <w:p w14:paraId="6D415F1C" w14:textId="586D7C5D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7FEAAE2D" w14:textId="343FEA7F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Obligatoire</w:t>
            </w:r>
          </w:p>
        </w:tc>
        <w:tc>
          <w:tcPr>
            <w:tcW w:w="790" w:type="dxa"/>
          </w:tcPr>
          <w:p w14:paraId="69290209" w14:textId="1313CF60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</w:tr>
      <w:tr w:rsidR="00B471D4" w:rsidRPr="00B471D4" w14:paraId="5F213A5C" w14:textId="77777777" w:rsidTr="00B471D4">
        <w:trPr>
          <w:gridAfter w:val="6"/>
          <w:wAfter w:w="5897" w:type="dxa"/>
          <w:trHeight w:val="233"/>
        </w:trPr>
        <w:tc>
          <w:tcPr>
            <w:tcW w:w="2694" w:type="dxa"/>
          </w:tcPr>
          <w:p w14:paraId="498B0ABA" w14:textId="77777777" w:rsidR="00B471D4" w:rsidRPr="00B471D4" w:rsidRDefault="00B471D4" w:rsidP="008F34FE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Total </w:t>
            </w:r>
          </w:p>
        </w:tc>
        <w:tc>
          <w:tcPr>
            <w:tcW w:w="1064" w:type="dxa"/>
          </w:tcPr>
          <w:p w14:paraId="76275CD4" w14:textId="3CFA9135" w:rsid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/15</w:t>
            </w:r>
          </w:p>
        </w:tc>
      </w:tr>
    </w:tbl>
    <w:p w14:paraId="201063A1" w14:textId="1998F284" w:rsid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highlight w:val="yellow"/>
          <w:lang w:eastAsia="fr-FR"/>
          <w14:ligatures w14:val="none"/>
        </w:rPr>
      </w:pPr>
      <w:r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highlight w:val="yellow"/>
          <w:lang w:eastAsia="fr-FR"/>
          <w14:ligatures w14:val="none"/>
        </w:rPr>
        <w:lastRenderedPageBreak/>
        <w:t>Scoring : score/15 * 100 = %</w:t>
      </w:r>
    </w:p>
    <w:p w14:paraId="29D78988" w14:textId="46591F7B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highlight w:val="yellow"/>
          <w:lang w:eastAsia="fr-FR"/>
          <w14:ligatures w14:val="none"/>
        </w:rPr>
        <w:t xml:space="preserve">Commentaire : Il y a aussi des classes d’actifs pour les émissions facilitées (5), le calcul des émissions ne concerne que le </w:t>
      </w:r>
      <w:r w:rsidRPr="00B471D4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highlight w:val="yellow"/>
          <w:u w:val="single"/>
          <w:lang w:eastAsia="fr-FR"/>
          <w14:ligatures w14:val="none"/>
        </w:rPr>
        <w:t>marché primaire</w:t>
      </w:r>
      <w:r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r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fr-FR"/>
          <w14:ligatures w14:val="none"/>
        </w:rPr>
        <w:br/>
      </w:r>
      <w:r w:rsidRPr="00B471D4">
        <w:rPr>
          <w:rFonts w:ascii="Segoe UI" w:eastAsia="Times New Roman" w:hAnsi="Segoe UI" w:cs="Segoe UI"/>
          <w:i/>
          <w:iCs/>
          <w:color w:val="000000"/>
          <w:kern w:val="0"/>
          <w:sz w:val="20"/>
          <w:szCs w:val="20"/>
          <w:highlight w:val="yellow"/>
          <w:lang w:eastAsia="fr-FR"/>
          <w14:ligatures w14:val="none"/>
        </w:rPr>
        <w:t>50 % du Point accordé si justification des exclusions</w:t>
      </w:r>
    </w:p>
    <w:p w14:paraId="25F1807D" w14:textId="4D75DD99" w:rsid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Ce que ce critère mesure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nombre de classes d’actifs 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PCAF®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 couvert par le calcul des émissions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4798"/>
      </w:tblGrid>
      <w:tr w:rsidR="00B471D4" w:rsidRPr="00B471D4" w14:paraId="66C17795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1E9967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EFCE13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Couverture</w:t>
            </w:r>
          </w:p>
        </w:tc>
      </w:tr>
      <w:tr w:rsidR="00B471D4" w:rsidRPr="00B471D4" w14:paraId="341F98E1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157050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827717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Aucune classe d’actifs ne fait l’objet de reporting</w:t>
            </w:r>
          </w:p>
        </w:tc>
      </w:tr>
      <w:tr w:rsidR="00B471D4" w:rsidRPr="00B471D4" w14:paraId="3B404952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38BC64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A01B34" w14:textId="3CDB11BA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(10 %-20 %)</w:t>
            </w:r>
          </w:p>
        </w:tc>
      </w:tr>
      <w:tr w:rsidR="00B471D4" w:rsidRPr="00B471D4" w14:paraId="3541437D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49A7CE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B75B96" w14:textId="3B43F000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(30 %-40 %)</w:t>
            </w:r>
          </w:p>
        </w:tc>
      </w:tr>
      <w:tr w:rsidR="00B471D4" w:rsidRPr="00B471D4" w14:paraId="576C6E15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C6DC84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068015" w14:textId="385B0B43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(50 %-60 %)</w:t>
            </w:r>
          </w:p>
        </w:tc>
      </w:tr>
      <w:tr w:rsidR="00B471D4" w:rsidRPr="00B471D4" w14:paraId="01A0C9FB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C80E44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84376" w14:textId="17CBEC53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(70 %-90 %)</w:t>
            </w:r>
          </w:p>
        </w:tc>
      </w:tr>
      <w:tr w:rsidR="00B471D4" w:rsidRPr="00B471D4" w14:paraId="2ED332D6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7159EF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93DEB2" w14:textId="0535DD9C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(90 %-100 %)</w:t>
            </w:r>
          </w:p>
        </w:tc>
      </w:tr>
    </w:tbl>
    <w:p w14:paraId="01C25B4C" w14:textId="29921E02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 xml:space="preserve">2. </w:t>
      </w:r>
      <w:r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M</w:t>
      </w: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éthode d’attribution</w:t>
      </w:r>
    </w:p>
    <w:p w14:paraId="18352CFB" w14:textId="12134DA9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Ce que ce critère mesure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 méthode de calcul des émissions 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facilitées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7097"/>
      </w:tblGrid>
      <w:tr w:rsidR="00B471D4" w:rsidRPr="00B471D4" w14:paraId="73F974FA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0B5FC5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65D718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Méthode</w:t>
            </w:r>
          </w:p>
        </w:tc>
      </w:tr>
      <w:tr w:rsidR="00B471D4" w:rsidRPr="00B471D4" w14:paraId="37BAF4E3" w14:textId="77777777" w:rsidTr="008F34F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09A30A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C09904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Aucune méthode d’attribution</w:t>
            </w:r>
          </w:p>
        </w:tc>
      </w:tr>
      <w:tr w:rsidR="00B471D4" w:rsidRPr="00B471D4" w14:paraId="0EEAD88D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51786A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854D14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Estimation basique sans méthode claire</w:t>
            </w:r>
          </w:p>
        </w:tc>
      </w:tr>
      <w:tr w:rsidR="00B471D4" w:rsidRPr="00B471D4" w14:paraId="20CC5F91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825C5B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1E05AC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Méthode documentée, couverture limitée des classes d’actifs</w:t>
            </w:r>
          </w:p>
        </w:tc>
      </w:tr>
      <w:tr w:rsidR="00B471D4" w:rsidRPr="00B471D4" w14:paraId="70770A2A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7B0D79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C0C5F5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Méthode alignée sur la norme PCAF®, 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highlight w:val="yellow"/>
                <w:lang w:eastAsia="fr-FR"/>
                <w14:ligatures w14:val="none"/>
              </w:rPr>
              <w:t>plusieurs classes d’actifs couvertes</w:t>
            </w:r>
          </w:p>
        </w:tc>
      </w:tr>
      <w:tr w:rsidR="00B471D4" w:rsidRPr="00B471D4" w14:paraId="0DC6A4C0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CDD602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97E204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Méthode PCAF® complète avec 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highlight w:val="yellow"/>
                <w:lang w:eastAsia="fr-FR"/>
                <w14:ligatures w14:val="none"/>
              </w:rPr>
              <w:t>mises à jour annuelles</w:t>
            </w:r>
          </w:p>
        </w:tc>
      </w:tr>
      <w:tr w:rsidR="00B471D4" w:rsidRPr="00B471D4" w14:paraId="3A8FA588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AAFF71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165389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PCAF® + améliorations spécifiques aux secteurs</w:t>
            </w:r>
          </w:p>
        </w:tc>
      </w:tr>
    </w:tbl>
    <w:p w14:paraId="33CE2880" w14:textId="77777777" w:rsid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highlight w:val="yellow"/>
          <w:lang w:eastAsia="fr-FR"/>
          <w14:ligatures w14:val="none"/>
        </w:rPr>
        <w:t>Pas clair, les FI doivent appliquer la méthode d’attribution spécifique à chaque classe d’actifs (décrites dans le guide)</w:t>
      </w:r>
    </w:p>
    <w:p w14:paraId="2860D80D" w14:textId="19FD1221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3</w:t>
      </w: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. Couverture temporelle</w:t>
      </w:r>
    </w:p>
    <w:p w14:paraId="264D2DC9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Ce que ce critère mesure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données historiques et reporting de tendances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480"/>
      </w:tblGrid>
      <w:tr w:rsidR="00B471D4" w:rsidRPr="00B471D4" w14:paraId="4B50D4D9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E2414C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EFF32C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Nombre d’années de données</w:t>
            </w:r>
          </w:p>
        </w:tc>
      </w:tr>
      <w:tr w:rsidR="00B471D4" w:rsidRPr="00B471D4" w14:paraId="58D24572" w14:textId="77777777" w:rsidTr="008F34F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025807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F80486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Aucune donnée historique</w:t>
            </w:r>
          </w:p>
        </w:tc>
      </w:tr>
      <w:tr w:rsidR="00B471D4" w:rsidRPr="00B471D4" w14:paraId="5F368186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BF0C2B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29AB9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Année en cours uniquement</w:t>
            </w:r>
          </w:p>
        </w:tc>
      </w:tr>
      <w:tr w:rsidR="00B471D4" w:rsidRPr="00B471D4" w14:paraId="68107B4D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13D51C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E36E70" w14:textId="1CAD4A4A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 années d’historique + tendances</w:t>
            </w:r>
          </w:p>
        </w:tc>
      </w:tr>
      <w:tr w:rsidR="00B471D4" w:rsidRPr="00B471D4" w14:paraId="5AAC7F28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573727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EBA883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 an</w:t>
            </w: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nées + tendances + 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projections/objectifs</w:t>
            </w:r>
          </w:p>
        </w:tc>
      </w:tr>
    </w:tbl>
    <w:p w14:paraId="78709827" w14:textId="06F48507" w:rsidR="00B471D4" w:rsidRPr="00B471D4" w:rsidRDefault="00D8757E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>
        <w:rPr>
          <w:noProof/>
        </w:rPr>
      </w:r>
      <w:r>
        <w:pict w14:anchorId="02ED78EF">
          <v:rect id="Horizontal Line 6" o:spid="_x0000_s1028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289F88C" w14:textId="77777777" w:rsidR="00B471D4" w:rsidRDefault="00B471D4" w:rsidP="00B471D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  <w:t>PARTIE C : ÉMISSIONS LIÉES À L’ASSURANCE (8 critères)</w:t>
      </w:r>
    </w:p>
    <w:p w14:paraId="7340DEF6" w14:textId="6319954B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1. Couverture des branches d’assurance</w:t>
      </w:r>
    </w:p>
    <w:tbl>
      <w:tblPr>
        <w:tblStyle w:val="Grilledutableau"/>
        <w:tblW w:w="9655" w:type="dxa"/>
        <w:tblInd w:w="-431" w:type="dxa"/>
        <w:tblLook w:val="04A0" w:firstRow="1" w:lastRow="0" w:firstColumn="1" w:lastColumn="0" w:noHBand="0" w:noVBand="1"/>
      </w:tblPr>
      <w:tblGrid>
        <w:gridCol w:w="2694"/>
        <w:gridCol w:w="1064"/>
        <w:gridCol w:w="1276"/>
        <w:gridCol w:w="850"/>
        <w:gridCol w:w="1010"/>
        <w:gridCol w:w="837"/>
        <w:gridCol w:w="1134"/>
        <w:gridCol w:w="790"/>
      </w:tblGrid>
      <w:tr w:rsidR="00B471D4" w:rsidRPr="00B471D4" w14:paraId="664949A0" w14:textId="77777777" w:rsidTr="008F34FE">
        <w:trPr>
          <w:trHeight w:val="233"/>
        </w:trPr>
        <w:tc>
          <w:tcPr>
            <w:tcW w:w="2694" w:type="dxa"/>
            <w:shd w:val="clear" w:color="auto" w:fill="95DCF7" w:themeFill="accent4" w:themeFillTint="66"/>
          </w:tcPr>
          <w:p w14:paraId="6AFC253A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Classe d’actifs</w:t>
            </w:r>
          </w:p>
        </w:tc>
        <w:tc>
          <w:tcPr>
            <w:tcW w:w="1064" w:type="dxa"/>
            <w:shd w:val="clear" w:color="auto" w:fill="95DCF7" w:themeFill="accent4" w:themeFillTint="66"/>
          </w:tcPr>
          <w:p w14:paraId="662D02CD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Total Coef.</w:t>
            </w:r>
          </w:p>
        </w:tc>
        <w:tc>
          <w:tcPr>
            <w:tcW w:w="5897" w:type="dxa"/>
            <w:gridSpan w:val="6"/>
            <w:shd w:val="clear" w:color="auto" w:fill="E59EDC" w:themeFill="accent5" w:themeFillTint="66"/>
          </w:tcPr>
          <w:p w14:paraId="67D15F7E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Périmètre</w:t>
            </w:r>
          </w:p>
        </w:tc>
      </w:tr>
      <w:tr w:rsidR="00B471D4" w:rsidRPr="00B471D4" w14:paraId="4FC76917" w14:textId="77777777" w:rsidTr="008F34FE">
        <w:trPr>
          <w:trHeight w:val="173"/>
        </w:trPr>
        <w:tc>
          <w:tcPr>
            <w:tcW w:w="2694" w:type="dxa"/>
          </w:tcPr>
          <w:p w14:paraId="249A6BB3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1064" w:type="dxa"/>
          </w:tcPr>
          <w:p w14:paraId="53226D12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1276" w:type="dxa"/>
            <w:shd w:val="clear" w:color="auto" w:fill="F2CEED" w:themeFill="accent5" w:themeFillTint="33"/>
          </w:tcPr>
          <w:p w14:paraId="6ABF2A79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S1</w:t>
            </w:r>
          </w:p>
        </w:tc>
        <w:tc>
          <w:tcPr>
            <w:tcW w:w="850" w:type="dxa"/>
            <w:shd w:val="clear" w:color="auto" w:fill="F2CEED" w:themeFill="accent5" w:themeFillTint="33"/>
          </w:tcPr>
          <w:p w14:paraId="42CD431E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i/>
                <w:i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i/>
                <w:i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Coef. S1</w:t>
            </w:r>
          </w:p>
        </w:tc>
        <w:tc>
          <w:tcPr>
            <w:tcW w:w="1010" w:type="dxa"/>
            <w:shd w:val="clear" w:color="auto" w:fill="F2CEED" w:themeFill="accent5" w:themeFillTint="33"/>
          </w:tcPr>
          <w:p w14:paraId="5794A399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S2</w:t>
            </w:r>
          </w:p>
        </w:tc>
        <w:tc>
          <w:tcPr>
            <w:tcW w:w="837" w:type="dxa"/>
            <w:shd w:val="clear" w:color="auto" w:fill="F2CEED" w:themeFill="accent5" w:themeFillTint="33"/>
          </w:tcPr>
          <w:p w14:paraId="7C550C48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i/>
                <w:i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i/>
                <w:i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Coef. S2</w:t>
            </w:r>
          </w:p>
        </w:tc>
        <w:tc>
          <w:tcPr>
            <w:tcW w:w="1134" w:type="dxa"/>
            <w:shd w:val="clear" w:color="auto" w:fill="F2CEED" w:themeFill="accent5" w:themeFillTint="33"/>
          </w:tcPr>
          <w:p w14:paraId="65C50EFB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S3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53DC9184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i/>
                <w:i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i/>
                <w:i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Coef. S3</w:t>
            </w:r>
          </w:p>
        </w:tc>
      </w:tr>
      <w:tr w:rsidR="00B471D4" w:rsidRPr="00B471D4" w14:paraId="518EB0AA" w14:textId="77777777" w:rsidTr="008F34FE">
        <w:trPr>
          <w:trHeight w:val="292"/>
        </w:trPr>
        <w:tc>
          <w:tcPr>
            <w:tcW w:w="2694" w:type="dxa"/>
          </w:tcPr>
          <w:p w14:paraId="30178607" w14:textId="5A226578" w:rsidR="00B471D4" w:rsidRPr="00B471D4" w:rsidRDefault="00B471D4" w:rsidP="008F34FE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Assurance Commercial Lines  </w:t>
            </w:r>
          </w:p>
        </w:tc>
        <w:tc>
          <w:tcPr>
            <w:tcW w:w="1064" w:type="dxa"/>
          </w:tcPr>
          <w:p w14:paraId="117D78E3" w14:textId="67EFE355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/4</w:t>
            </w:r>
          </w:p>
        </w:tc>
        <w:tc>
          <w:tcPr>
            <w:tcW w:w="1276" w:type="dxa"/>
          </w:tcPr>
          <w:p w14:paraId="159354BD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50" w:type="dxa"/>
          </w:tcPr>
          <w:p w14:paraId="502699F2" w14:textId="1CA0476C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1,5</w:t>
            </w:r>
          </w:p>
        </w:tc>
        <w:tc>
          <w:tcPr>
            <w:tcW w:w="1010" w:type="dxa"/>
          </w:tcPr>
          <w:p w14:paraId="73ECB719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37" w:type="dxa"/>
          </w:tcPr>
          <w:p w14:paraId="5B392048" w14:textId="36F1C9BE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1,5</w:t>
            </w:r>
          </w:p>
        </w:tc>
        <w:tc>
          <w:tcPr>
            <w:tcW w:w="1134" w:type="dxa"/>
          </w:tcPr>
          <w:p w14:paraId="39986111" w14:textId="77777777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790" w:type="dxa"/>
          </w:tcPr>
          <w:p w14:paraId="25D0AD22" w14:textId="2E131550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</w:tr>
      <w:tr w:rsidR="00B471D4" w:rsidRPr="00B471D4" w14:paraId="7D774689" w14:textId="77777777" w:rsidTr="008F34FE">
        <w:trPr>
          <w:trHeight w:val="254"/>
        </w:trPr>
        <w:tc>
          <w:tcPr>
            <w:tcW w:w="2694" w:type="dxa"/>
          </w:tcPr>
          <w:p w14:paraId="31F1982A" w14:textId="5547EB8D" w:rsidR="00B471D4" w:rsidRDefault="00B471D4" w:rsidP="008F34FE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Réassurance Commercial Lines</w:t>
            </w:r>
          </w:p>
        </w:tc>
        <w:tc>
          <w:tcPr>
            <w:tcW w:w="1064" w:type="dxa"/>
          </w:tcPr>
          <w:p w14:paraId="1C675708" w14:textId="53DB912E" w:rsid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/1,5</w:t>
            </w:r>
          </w:p>
        </w:tc>
        <w:tc>
          <w:tcPr>
            <w:tcW w:w="1276" w:type="dxa"/>
          </w:tcPr>
          <w:p w14:paraId="4382843B" w14:textId="30342682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Obligatoire</w:t>
            </w:r>
          </w:p>
        </w:tc>
        <w:tc>
          <w:tcPr>
            <w:tcW w:w="850" w:type="dxa"/>
          </w:tcPr>
          <w:p w14:paraId="0117995D" w14:textId="71558076" w:rsid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0,5</w:t>
            </w:r>
          </w:p>
        </w:tc>
        <w:tc>
          <w:tcPr>
            <w:tcW w:w="1010" w:type="dxa"/>
          </w:tcPr>
          <w:p w14:paraId="016334AB" w14:textId="5BB61354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Obligatoire</w:t>
            </w:r>
          </w:p>
        </w:tc>
        <w:tc>
          <w:tcPr>
            <w:tcW w:w="837" w:type="dxa"/>
          </w:tcPr>
          <w:p w14:paraId="55E83A38" w14:textId="6E73A5A9" w:rsid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0,5</w:t>
            </w:r>
          </w:p>
        </w:tc>
        <w:tc>
          <w:tcPr>
            <w:tcW w:w="1134" w:type="dxa"/>
          </w:tcPr>
          <w:p w14:paraId="490E613A" w14:textId="73107001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Obligatoire</w:t>
            </w:r>
          </w:p>
        </w:tc>
        <w:tc>
          <w:tcPr>
            <w:tcW w:w="790" w:type="dxa"/>
          </w:tcPr>
          <w:p w14:paraId="47B4C85C" w14:textId="64F930AA" w:rsidR="00B471D4" w:rsidRPr="00B471D4" w:rsidRDefault="00B471D4" w:rsidP="008F34FE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0,5</w:t>
            </w:r>
          </w:p>
        </w:tc>
      </w:tr>
      <w:tr w:rsidR="00B471D4" w:rsidRPr="00B471D4" w14:paraId="3C66E34F" w14:textId="77777777" w:rsidTr="008F34FE">
        <w:trPr>
          <w:trHeight w:val="254"/>
        </w:trPr>
        <w:tc>
          <w:tcPr>
            <w:tcW w:w="2694" w:type="dxa"/>
          </w:tcPr>
          <w:p w14:paraId="6A1C5640" w14:textId="6846E8FF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Personnal Motor Lines </w:t>
            </w:r>
          </w:p>
        </w:tc>
        <w:tc>
          <w:tcPr>
            <w:tcW w:w="1064" w:type="dxa"/>
          </w:tcPr>
          <w:p w14:paraId="5C25D60D" w14:textId="2A3B1105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/4</w:t>
            </w:r>
          </w:p>
        </w:tc>
        <w:tc>
          <w:tcPr>
            <w:tcW w:w="1276" w:type="dxa"/>
          </w:tcPr>
          <w:p w14:paraId="329193C7" w14:textId="77777777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50" w:type="dxa"/>
          </w:tcPr>
          <w:p w14:paraId="15DF1815" w14:textId="5C029D9E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</w:t>
            </w:r>
          </w:p>
        </w:tc>
        <w:tc>
          <w:tcPr>
            <w:tcW w:w="1010" w:type="dxa"/>
          </w:tcPr>
          <w:p w14:paraId="2AAB887D" w14:textId="77777777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37" w:type="dxa"/>
          </w:tcPr>
          <w:p w14:paraId="119FF95B" w14:textId="33EDB3BA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</w:t>
            </w:r>
          </w:p>
        </w:tc>
        <w:tc>
          <w:tcPr>
            <w:tcW w:w="1134" w:type="dxa"/>
          </w:tcPr>
          <w:p w14:paraId="412DD8A6" w14:textId="54092259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790" w:type="dxa"/>
          </w:tcPr>
          <w:p w14:paraId="16DD21D0" w14:textId="7A704C08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B471D4" w:rsidRPr="00B471D4" w14:paraId="5FD59D63" w14:textId="77777777" w:rsidTr="008F34FE">
        <w:trPr>
          <w:trHeight w:val="254"/>
        </w:trPr>
        <w:tc>
          <w:tcPr>
            <w:tcW w:w="2694" w:type="dxa"/>
          </w:tcPr>
          <w:p w14:paraId="20E000D0" w14:textId="6A563377" w:rsidR="00B471D4" w:rsidRDefault="00B471D4" w:rsidP="00B471D4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Réassurance personnal Motor</w:t>
            </w:r>
          </w:p>
        </w:tc>
        <w:tc>
          <w:tcPr>
            <w:tcW w:w="1064" w:type="dxa"/>
          </w:tcPr>
          <w:p w14:paraId="4C8BF358" w14:textId="7EB1E060" w:rsid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/1,5</w:t>
            </w:r>
          </w:p>
        </w:tc>
        <w:tc>
          <w:tcPr>
            <w:tcW w:w="1276" w:type="dxa"/>
          </w:tcPr>
          <w:p w14:paraId="30035142" w14:textId="0C0C92F5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50" w:type="dxa"/>
          </w:tcPr>
          <w:p w14:paraId="0A512619" w14:textId="03CE57EC" w:rsid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0,75</w:t>
            </w:r>
          </w:p>
        </w:tc>
        <w:tc>
          <w:tcPr>
            <w:tcW w:w="1010" w:type="dxa"/>
          </w:tcPr>
          <w:p w14:paraId="662F4DBE" w14:textId="4920A2F0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Obligatoire </w:t>
            </w:r>
          </w:p>
        </w:tc>
        <w:tc>
          <w:tcPr>
            <w:tcW w:w="837" w:type="dxa"/>
          </w:tcPr>
          <w:p w14:paraId="3FC668DC" w14:textId="5151DB6E" w:rsid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0,75</w:t>
            </w:r>
          </w:p>
        </w:tc>
        <w:tc>
          <w:tcPr>
            <w:tcW w:w="1134" w:type="dxa"/>
          </w:tcPr>
          <w:p w14:paraId="39B19CE9" w14:textId="77777777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790" w:type="dxa"/>
          </w:tcPr>
          <w:p w14:paraId="6DDD5A14" w14:textId="77777777" w:rsidR="00B471D4" w:rsidRP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B471D4" w:rsidRPr="00B471D4" w14:paraId="53C881C1" w14:textId="77777777" w:rsidTr="008F34FE">
        <w:trPr>
          <w:gridAfter w:val="6"/>
          <w:wAfter w:w="5897" w:type="dxa"/>
          <w:trHeight w:val="233"/>
        </w:trPr>
        <w:tc>
          <w:tcPr>
            <w:tcW w:w="2694" w:type="dxa"/>
          </w:tcPr>
          <w:p w14:paraId="3467FA72" w14:textId="77777777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Total </w:t>
            </w:r>
          </w:p>
        </w:tc>
        <w:tc>
          <w:tcPr>
            <w:tcW w:w="1064" w:type="dxa"/>
          </w:tcPr>
          <w:p w14:paraId="13FFB4D1" w14:textId="747B0AE2" w:rsidR="00B471D4" w:rsidRDefault="00B471D4" w:rsidP="00B471D4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/11</w:t>
            </w:r>
          </w:p>
        </w:tc>
      </w:tr>
    </w:tbl>
    <w:p w14:paraId="213B56E6" w14:textId="2F200D90" w:rsid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highlight w:val="yellow"/>
          <w:lang w:eastAsia="fr-FR"/>
          <w14:ligatures w14:val="none"/>
        </w:rPr>
      </w:pPr>
      <w:r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highlight w:val="yellow"/>
          <w:lang w:eastAsia="fr-FR"/>
          <w14:ligatures w14:val="none"/>
        </w:rPr>
        <w:t>Scoring : score/11 * 100 = %</w:t>
      </w:r>
    </w:p>
    <w:p w14:paraId="7A1811EB" w14:textId="3DC70CA6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highlight w:val="yellow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highlight w:val="yellow"/>
          <w:lang w:eastAsia="fr-FR"/>
          <w14:ligatures w14:val="none"/>
        </w:rPr>
        <w:t>Pour infos</w:t>
      </w:r>
      <w:r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highlight w:val="yellow"/>
          <w:lang w:eastAsia="fr-FR"/>
          <w14:ligatures w14:val="none"/>
        </w:rPr>
        <w:t xml:space="preserve">, </w:t>
      </w:r>
      <w:r w:rsidRPr="00B471D4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highlight w:val="yellow"/>
          <w:lang w:eastAsia="fr-FR"/>
          <w14:ligatures w14:val="none"/>
        </w:rPr>
        <w:t xml:space="preserve">Commercial lines comprend : </w:t>
      </w:r>
      <w:r w:rsidRPr="00B471D4">
        <w:rPr>
          <w:rFonts w:ascii="Segoe UI" w:hAnsi="Segoe UI" w:cs="Segoe UI"/>
          <w:i/>
          <w:iCs/>
          <w:sz w:val="20"/>
          <w:szCs w:val="20"/>
          <w:highlight w:val="yellow"/>
        </w:rPr>
        <w:t>Dommages - Responsabilité civile/Sinistres - Automobile commerciale, Maritime (responsabilité et corps de navire) – Aviation - Agriculture - Crédit commercial - Lignes d’ingénierie (machines et équipements électroniques) - Lignes financières -Activité statuaire</w:t>
      </w:r>
      <w:r w:rsidRPr="00B471D4">
        <w:rPr>
          <w:rFonts w:ascii="Segoe UI" w:hAnsi="Segoe UI" w:cs="Segoe UI"/>
          <w:sz w:val="20"/>
          <w:szCs w:val="20"/>
        </w:rPr>
        <w:br/>
      </w:r>
    </w:p>
    <w:p w14:paraId="68BDE11A" w14:textId="3BA94B44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Ce que ce critère mesure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 Couverture des 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2 branches 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d’assurance définies par PCAF®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4798"/>
      </w:tblGrid>
      <w:tr w:rsidR="00B471D4" w:rsidRPr="00B471D4" w14:paraId="4A37C366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D22A39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AA8EDF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Couverture</w:t>
            </w:r>
          </w:p>
        </w:tc>
      </w:tr>
      <w:tr w:rsidR="00B471D4" w:rsidRPr="00B471D4" w14:paraId="7D9EC263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4FF758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D0DC43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Aucune classe d’actifs ne fait l’objet de reporting</w:t>
            </w:r>
          </w:p>
        </w:tc>
      </w:tr>
      <w:tr w:rsidR="00B471D4" w:rsidRPr="00B471D4" w14:paraId="3BFB9731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945E2E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EDDB1C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(10 %-20 %)</w:t>
            </w:r>
          </w:p>
        </w:tc>
      </w:tr>
      <w:tr w:rsidR="00B471D4" w:rsidRPr="00B471D4" w14:paraId="5276A051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E3FA5C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0860CE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(30 %-40 %)</w:t>
            </w:r>
          </w:p>
        </w:tc>
      </w:tr>
      <w:tr w:rsidR="00B471D4" w:rsidRPr="00B471D4" w14:paraId="4B0ABD8D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F12968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CE366C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(50 %-60 %)</w:t>
            </w:r>
          </w:p>
        </w:tc>
      </w:tr>
      <w:tr w:rsidR="00B471D4" w:rsidRPr="00B471D4" w14:paraId="160053E1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16AEC6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3BD8FD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(70 %-90 %)</w:t>
            </w:r>
          </w:p>
        </w:tc>
      </w:tr>
      <w:tr w:rsidR="00B471D4" w:rsidRPr="00B471D4" w14:paraId="581947A4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9E9CC8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F1676B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(90 %-100 %)</w:t>
            </w:r>
          </w:p>
        </w:tc>
      </w:tr>
    </w:tbl>
    <w:p w14:paraId="0C29281A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Branches d’assurance PCAF® :</w:t>
      </w:r>
    </w:p>
    <w:p w14:paraId="21F41C6D" w14:textId="77723E73" w:rsidR="00B471D4" w:rsidRPr="00B471D4" w:rsidRDefault="00B471D4" w:rsidP="00B471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Assurance de branches commerciales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 + Réassurance </w:t>
      </w:r>
    </w:p>
    <w:p w14:paraId="5E5E6E03" w14:textId="77AB9EF1" w:rsidR="00B471D4" w:rsidRPr="00B471D4" w:rsidRDefault="00B471D4" w:rsidP="00B471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Branches véhicule à moteur personnel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 + Réassurance</w:t>
      </w:r>
    </w:p>
    <w:p w14:paraId="2725FAA9" w14:textId="4F36CDFF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2. Méthode d’attribution</w:t>
      </w:r>
    </w:p>
    <w:p w14:paraId="770DE54E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Ce que ce critère mesure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méthode d’attribution spécifique à l’assurance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6149"/>
      </w:tblGrid>
      <w:tr w:rsidR="00B471D4" w:rsidRPr="00B471D4" w14:paraId="5229B1B0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22DF37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lastRenderedPageBreak/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DA20D1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Méthode</w:t>
            </w:r>
          </w:p>
        </w:tc>
      </w:tr>
      <w:tr w:rsidR="00B471D4" w:rsidRPr="00B471D4" w14:paraId="3EFE4FDE" w14:textId="77777777" w:rsidTr="008F34F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929CE2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994BD1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Aucune méthode</w:t>
            </w:r>
          </w:p>
        </w:tc>
      </w:tr>
      <w:tr w:rsidR="00B471D4" w:rsidRPr="00B471D4" w14:paraId="6415F8A2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4AC14E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E69603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Allocation basique fondée sur les primes</w:t>
            </w:r>
          </w:p>
        </w:tc>
      </w:tr>
      <w:tr w:rsidR="00B471D4" w:rsidRPr="00B471D4" w14:paraId="056BA7D5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F04F52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1FC8EA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Méthode ITV</w:t>
            </w:r>
          </w:p>
        </w:tc>
      </w:tr>
      <w:tr w:rsidR="00B471D4" w:rsidRPr="00B471D4" w14:paraId="4C535A9D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123C4C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FDFA3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Attribution d’assurance selon PCAF®</w:t>
            </w:r>
          </w:p>
        </w:tc>
      </w:tr>
      <w:tr w:rsidR="00B471D4" w:rsidRPr="00B471D4" w14:paraId="7013DAAF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C8102E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2171B3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Méthode PCAF® + ajustement en fonction du risque</w:t>
            </w:r>
          </w:p>
        </w:tc>
      </w:tr>
      <w:tr w:rsidR="00B471D4" w:rsidRPr="00B471D4" w14:paraId="1C99CF83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B952C0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A86E3D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Méthode améliorée avec incidence sur la prévention des pertes</w:t>
            </w:r>
          </w:p>
        </w:tc>
      </w:tr>
    </w:tbl>
    <w:p w14:paraId="539E1B61" w14:textId="53BA94A7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highlight w:val="yellow"/>
          <w:lang w:eastAsia="fr-FR"/>
          <w14:ligatures w14:val="none"/>
        </w:rPr>
        <w:t>Commentaires : Les FI doivent appliquer la méthode d’attribution spécifique à chaque classe d’actifs (décrites dans le guide)</w:t>
      </w:r>
    </w:p>
    <w:p w14:paraId="70C51663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3</w:t>
      </w: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. Couverture temporelle</w:t>
      </w:r>
    </w:p>
    <w:p w14:paraId="53F8C3AF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Ce que ce critère mesure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données historiques et reporting de tendances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480"/>
      </w:tblGrid>
      <w:tr w:rsidR="00B471D4" w:rsidRPr="00B471D4" w14:paraId="5BED75B8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77E3D3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6BC18F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Nombre d’années de données</w:t>
            </w:r>
          </w:p>
        </w:tc>
      </w:tr>
      <w:tr w:rsidR="00B471D4" w:rsidRPr="00B471D4" w14:paraId="0C6AD160" w14:textId="77777777" w:rsidTr="008F34F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CA0DD4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14CC4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Aucune donnée historique</w:t>
            </w:r>
          </w:p>
        </w:tc>
      </w:tr>
      <w:tr w:rsidR="00B471D4" w:rsidRPr="00B471D4" w14:paraId="0529A2E2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EEFF00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9ACDF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Année en cours uniquement</w:t>
            </w:r>
          </w:p>
        </w:tc>
      </w:tr>
      <w:tr w:rsidR="00B471D4" w:rsidRPr="00B471D4" w14:paraId="1318FEC1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5A7099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9E75C7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 années d’historique + tendances</w:t>
            </w:r>
          </w:p>
        </w:tc>
      </w:tr>
      <w:tr w:rsidR="00B471D4" w:rsidRPr="00B471D4" w14:paraId="326DBFC1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F1F314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70C40" w14:textId="77777777" w:rsidR="00B471D4" w:rsidRPr="00B471D4" w:rsidRDefault="00B471D4" w:rsidP="008F34F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 an</w:t>
            </w: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nées + tendances + </w:t>
            </w: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projections/objectifs</w:t>
            </w:r>
          </w:p>
        </w:tc>
      </w:tr>
    </w:tbl>
    <w:p w14:paraId="4970D897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</w:p>
    <w:p w14:paraId="37AFA93B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trike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strike/>
          <w:color w:val="000000"/>
          <w:kern w:val="0"/>
          <w:sz w:val="21"/>
          <w:szCs w:val="21"/>
          <w:lang w:eastAsia="fr-FR"/>
          <w14:ligatures w14:val="none"/>
        </w:rPr>
        <w:t>2. Couverture des branches commerciales</w:t>
      </w:r>
    </w:p>
    <w:p w14:paraId="68FC111A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Ce que ce critère mesure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émissions liées aux dommages aux biens et en responsabilité civile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5568"/>
      </w:tblGrid>
      <w:tr w:rsidR="00B471D4" w:rsidRPr="00B471D4" w14:paraId="14A0BCFB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28F607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732D62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Statut</w:t>
            </w:r>
          </w:p>
        </w:tc>
      </w:tr>
      <w:tr w:rsidR="00B471D4" w:rsidRPr="00B471D4" w14:paraId="6C504A7F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7E9B62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1BF345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Non suivi</w:t>
            </w:r>
          </w:p>
        </w:tc>
      </w:tr>
      <w:tr w:rsidR="00B471D4" w:rsidRPr="00B471D4" w14:paraId="36FEF841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46DF53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F2504A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Établissement préliminaire du périmètre</w:t>
            </w:r>
          </w:p>
        </w:tc>
      </w:tr>
      <w:tr w:rsidR="00B471D4" w:rsidRPr="00B471D4" w14:paraId="7184604C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86B97D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86F57C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Projet pilote pour le sous-ensemble</w:t>
            </w:r>
          </w:p>
        </w:tc>
      </w:tr>
      <w:tr w:rsidR="00B471D4" w:rsidRPr="00B471D4" w14:paraId="334498EF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6F4408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91F3DA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Méthodologie PCAF® pour les principaux secteurs</w:t>
            </w:r>
          </w:p>
        </w:tc>
      </w:tr>
      <w:tr w:rsidR="00B471D4" w:rsidRPr="00B471D4" w14:paraId="6409957D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ABDF24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9C4B83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Couverture complète avec scores de qualité</w:t>
            </w:r>
          </w:p>
        </w:tc>
      </w:tr>
      <w:tr w:rsidR="00B471D4" w:rsidRPr="00B471D4" w14:paraId="5C6F27FF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B8BF64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93429B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Couverture complète + métriques pondérées des risques</w:t>
            </w:r>
          </w:p>
        </w:tc>
      </w:tr>
    </w:tbl>
    <w:p w14:paraId="2F5E4CDC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trike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strike/>
          <w:color w:val="000000"/>
          <w:kern w:val="0"/>
          <w:sz w:val="21"/>
          <w:szCs w:val="21"/>
          <w:lang w:eastAsia="fr-FR"/>
          <w14:ligatures w14:val="none"/>
        </w:rPr>
        <w:t>3. Couverture de l’assurance pour véhicule à moteur</w:t>
      </w:r>
    </w:p>
    <w:p w14:paraId="4FB76AFD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Ce que ce critère mesure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émissions des véhicules à moteur personnels et professionnels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7116"/>
      </w:tblGrid>
      <w:tr w:rsidR="00B471D4" w:rsidRPr="00B471D4" w14:paraId="543420E8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90484C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lastRenderedPageBreak/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326407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Statut</w:t>
            </w:r>
          </w:p>
        </w:tc>
      </w:tr>
      <w:tr w:rsidR="00B471D4" w:rsidRPr="00B471D4" w14:paraId="1E3A6AA7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DF3F3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8A1AFF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Non suivi</w:t>
            </w:r>
          </w:p>
        </w:tc>
      </w:tr>
      <w:tr w:rsidR="00B471D4" w:rsidRPr="00B471D4" w14:paraId="4D037781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1A3D1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A78770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Établissement préliminaire du périmètre</w:t>
            </w:r>
          </w:p>
        </w:tc>
      </w:tr>
      <w:tr w:rsidR="00B471D4" w:rsidRPr="00B471D4" w14:paraId="4728350B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0C62F6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3D3BB5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Collecte basique des données de la flotte</w:t>
            </w:r>
          </w:p>
        </w:tc>
      </w:tr>
      <w:tr w:rsidR="00B471D4" w:rsidRPr="00B471D4" w14:paraId="43DE7B24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87B9DD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F24F71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Méthodologie PCAF® pour le portefeuille d’assurance véhicules à moteur</w:t>
            </w:r>
          </w:p>
        </w:tc>
      </w:tr>
      <w:tr w:rsidR="00B471D4" w:rsidRPr="00B471D4" w14:paraId="2640A507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26ECCB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5703FB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Émissions détaillées par type de véhicule</w:t>
            </w:r>
          </w:p>
        </w:tc>
      </w:tr>
      <w:tr w:rsidR="00B471D4" w:rsidRPr="00B471D4" w14:paraId="4FDADFF7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07C627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497A04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Couverture complète + risque de transition</w:t>
            </w:r>
          </w:p>
        </w:tc>
      </w:tr>
    </w:tbl>
    <w:p w14:paraId="1ACEF1E1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4</w:t>
      </w:r>
      <w:r w:rsidRPr="00B471D4">
        <w:rPr>
          <w:rFonts w:ascii="Segoe UI" w:eastAsia="Times New Roman" w:hAnsi="Segoe UI" w:cs="Segoe UI"/>
          <w:b/>
          <w:bCs/>
          <w:strike/>
          <w:color w:val="000000"/>
          <w:kern w:val="0"/>
          <w:sz w:val="21"/>
          <w:szCs w:val="21"/>
          <w:lang w:eastAsia="fr-FR"/>
          <w14:ligatures w14:val="none"/>
        </w:rPr>
        <w:t>. Couverture d’assurance de projets</w:t>
      </w:r>
    </w:p>
    <w:p w14:paraId="102214D7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Ce que ce critère mesure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émissions de grandes infrastructures/projets d’envergure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054"/>
      </w:tblGrid>
      <w:tr w:rsidR="00B471D4" w:rsidRPr="00B471D4" w14:paraId="45F6BA22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863641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DC0D4A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Statut</w:t>
            </w:r>
          </w:p>
        </w:tc>
      </w:tr>
      <w:tr w:rsidR="00B471D4" w:rsidRPr="00B471D4" w14:paraId="4A5AB09E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4F738F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10FA2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Non suivi</w:t>
            </w:r>
          </w:p>
        </w:tc>
      </w:tr>
      <w:tr w:rsidR="00B471D4" w:rsidRPr="00B471D4" w14:paraId="3CF3B707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368B9F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970DA9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Établissement préliminaire du périmètre</w:t>
            </w:r>
          </w:p>
        </w:tc>
      </w:tr>
      <w:tr w:rsidR="00B471D4" w:rsidRPr="00B471D4" w14:paraId="08763B1C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C16EF1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A06DD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Projets fortement émissifs uniquement</w:t>
            </w:r>
          </w:p>
        </w:tc>
      </w:tr>
      <w:tr w:rsidR="00B471D4" w:rsidRPr="00B471D4" w14:paraId="561CB300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C64716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A1ED62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PCAF pour les projets &gt; seuil</w:t>
            </w:r>
          </w:p>
        </w:tc>
      </w:tr>
      <w:tr w:rsidR="00B471D4" w:rsidRPr="00B471D4" w14:paraId="6BA8EC9E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0BDE25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55EE6F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Tous les projets importants</w:t>
            </w:r>
          </w:p>
        </w:tc>
      </w:tr>
      <w:tr w:rsidR="00B471D4" w:rsidRPr="00B471D4" w14:paraId="0A39976B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8A5080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3F15F1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Couverture complète + analyse d’impact</w:t>
            </w:r>
          </w:p>
        </w:tc>
      </w:tr>
    </w:tbl>
    <w:p w14:paraId="5E72A7AE" w14:textId="0B119A3F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trike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strike/>
          <w:color w:val="000000"/>
          <w:kern w:val="0"/>
          <w:sz w:val="21"/>
          <w:szCs w:val="21"/>
          <w:lang w:eastAsia="fr-FR"/>
          <w14:ligatures w14:val="none"/>
        </w:rPr>
        <w:t>5. Couverture des traités de réassurance</w:t>
      </w:r>
      <w:r>
        <w:rPr>
          <w:rFonts w:ascii="Segoe UI" w:eastAsia="Times New Roman" w:hAnsi="Segoe UI" w:cs="Segoe UI"/>
          <w:b/>
          <w:bCs/>
          <w:strike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highlight w:val="yellow"/>
          <w:lang w:eastAsia="fr-FR"/>
          <w14:ligatures w14:val="none"/>
        </w:rPr>
        <w:t>Hors périmètre PCAF</w:t>
      </w:r>
    </w:p>
    <w:p w14:paraId="6F97A6CF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Ce que ce critère mesure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émissions du portefeuille de réassurance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985"/>
      </w:tblGrid>
      <w:tr w:rsidR="00B471D4" w:rsidRPr="00B471D4" w14:paraId="6B60F3AB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E742EB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FF049D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Statut</w:t>
            </w:r>
          </w:p>
        </w:tc>
      </w:tr>
      <w:tr w:rsidR="00B471D4" w:rsidRPr="00B471D4" w14:paraId="5588072F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70D1E6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3111E2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Non suivi</w:t>
            </w:r>
          </w:p>
        </w:tc>
      </w:tr>
      <w:tr w:rsidR="00B471D4" w:rsidRPr="00B471D4" w14:paraId="76A4723D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887395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C70F58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Établissement préliminaire du périmètre</w:t>
            </w:r>
          </w:p>
        </w:tc>
      </w:tr>
      <w:tr w:rsidR="00B471D4" w:rsidRPr="00B471D4" w14:paraId="6A7D16EC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F951C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C80BE4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Traités principaux uniquement</w:t>
            </w:r>
          </w:p>
        </w:tc>
      </w:tr>
      <w:tr w:rsidR="00B471D4" w:rsidRPr="00B471D4" w14:paraId="6F096A0C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E5478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F6FB0A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PCAF® pour les traités importants</w:t>
            </w:r>
          </w:p>
        </w:tc>
      </w:tr>
      <w:tr w:rsidR="00B471D4" w:rsidRPr="00B471D4" w14:paraId="60AF3BA3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365022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AD1944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Couverture de l’ensemble des traités</w:t>
            </w:r>
          </w:p>
        </w:tc>
      </w:tr>
      <w:tr w:rsidR="00B471D4" w:rsidRPr="00B471D4" w14:paraId="6297ED5A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8FD8AC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780D02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Couverture complète + engagement de la cédante</w:t>
            </w:r>
          </w:p>
        </w:tc>
      </w:tr>
    </w:tbl>
    <w:p w14:paraId="21D6108B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trike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strike/>
          <w:color w:val="000000"/>
          <w:kern w:val="0"/>
          <w:sz w:val="21"/>
          <w:szCs w:val="21"/>
          <w:lang w:eastAsia="fr-FR"/>
          <w14:ligatures w14:val="none"/>
        </w:rPr>
        <w:t>7. Intégration de la souscription</w:t>
      </w:r>
    </w:p>
    <w:p w14:paraId="2C45660F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Ce que ce critère mesure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données d’émissions dans les décisions de souscription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825"/>
      </w:tblGrid>
      <w:tr w:rsidR="00B471D4" w:rsidRPr="00B471D4" w14:paraId="7A8861A8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6924D0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lastRenderedPageBreak/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B637D3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Intégration</w:t>
            </w:r>
          </w:p>
        </w:tc>
      </w:tr>
      <w:tr w:rsidR="00B471D4" w:rsidRPr="00B471D4" w14:paraId="5CF95CCD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175939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C6CED3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Aucune intégration</w:t>
            </w:r>
          </w:p>
        </w:tc>
      </w:tr>
      <w:tr w:rsidR="00B471D4" w:rsidRPr="00B471D4" w14:paraId="7C280AC9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6A10B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1134EC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Sensibilité élevée</w:t>
            </w:r>
          </w:p>
        </w:tc>
      </w:tr>
      <w:tr w:rsidR="00B471D4" w:rsidRPr="00B471D4" w14:paraId="53E3700D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2C50C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BE12C8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Prise en compte dans certains secteurs</w:t>
            </w:r>
          </w:p>
        </w:tc>
      </w:tr>
      <w:tr w:rsidR="00B471D4" w:rsidRPr="00B471D4" w14:paraId="275C0701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4E840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2CE50C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Intégration à l’évaluation des risques</w:t>
            </w:r>
          </w:p>
        </w:tc>
      </w:tr>
      <w:tr w:rsidR="00B471D4" w:rsidRPr="00B471D4" w14:paraId="449792DA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857EC4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5CF107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Tarification/conditions en fonction des émissions</w:t>
            </w:r>
          </w:p>
        </w:tc>
      </w:tr>
      <w:tr w:rsidR="00B471D4" w:rsidRPr="00B471D4" w14:paraId="08870B92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E99209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418C4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Intégration complète + soutien à la transition</w:t>
            </w:r>
          </w:p>
        </w:tc>
      </w:tr>
    </w:tbl>
    <w:p w14:paraId="6637B189" w14:textId="39C45638" w:rsid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highlight w:val="yellow"/>
          <w:lang w:eastAsia="fr-FR"/>
          <w14:ligatures w14:val="none"/>
        </w:rPr>
        <w:t>Commentaires : à mettre dans les recommandations</w:t>
      </w:r>
      <w:r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</w:p>
    <w:p w14:paraId="3FD396F6" w14:textId="6DB224B9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trike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strike/>
          <w:color w:val="000000"/>
          <w:kern w:val="0"/>
          <w:sz w:val="21"/>
          <w:szCs w:val="21"/>
          <w:lang w:eastAsia="fr-FR"/>
          <w14:ligatures w14:val="none"/>
        </w:rPr>
        <w:t>8. Qualité et couverture des données</w:t>
      </w:r>
    </w:p>
    <w:p w14:paraId="33533AAD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Ce que ce critère mesure :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qualité des données d’émissions liées aux assurances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3682"/>
      </w:tblGrid>
      <w:tr w:rsidR="00B471D4" w:rsidRPr="00B471D4" w14:paraId="1FD08C71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FEDA7D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10A682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Qualité</w:t>
            </w:r>
          </w:p>
        </w:tc>
      </w:tr>
      <w:tr w:rsidR="00B471D4" w:rsidRPr="00B471D4" w14:paraId="43A215B2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A87BE8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A6373E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Aucune donnée</w:t>
            </w:r>
          </w:p>
        </w:tc>
      </w:tr>
      <w:tr w:rsidR="00B471D4" w:rsidRPr="00B471D4" w14:paraId="5D0B1642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273524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2E79FF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Couverture &lt;20 %</w:t>
            </w:r>
          </w:p>
        </w:tc>
      </w:tr>
      <w:tr w:rsidR="00B471D4" w:rsidRPr="00B471D4" w14:paraId="61FFD467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61CE07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9932B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Couverture 20 %-40 %, faible qualité</w:t>
            </w:r>
          </w:p>
        </w:tc>
      </w:tr>
      <w:tr w:rsidR="00B471D4" w:rsidRPr="00B471D4" w14:paraId="78E3D3C1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844FF5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FC29FF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Couverture 40 %-60 %, PCAF® 3-4</w:t>
            </w:r>
          </w:p>
        </w:tc>
      </w:tr>
      <w:tr w:rsidR="00B471D4" w:rsidRPr="00B471D4" w14:paraId="09D15BBE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3F9530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4B38DD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Couverture 60 %-80 %, PCAF® 2-3</w:t>
            </w:r>
          </w:p>
        </w:tc>
      </w:tr>
      <w:tr w:rsidR="00B471D4" w:rsidRPr="00B471D4" w14:paraId="17715BA8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B93940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D6330D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Couverture &gt;80 %, PCAF® &lt;2,5</w:t>
            </w:r>
          </w:p>
        </w:tc>
      </w:tr>
    </w:tbl>
    <w:p w14:paraId="195ECA9D" w14:textId="77777777" w:rsidR="00B471D4" w:rsidRDefault="00B471D4" w:rsidP="00B471D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</w:p>
    <w:p w14:paraId="7476FF21" w14:textId="2686F25D" w:rsidR="00B471D4" w:rsidRPr="00B471D4" w:rsidRDefault="00B471D4" w:rsidP="00B471D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highlight w:val="yellow"/>
          <w:lang w:eastAsia="fr-FR"/>
          <w14:ligatures w14:val="none"/>
        </w:rPr>
        <w:t>Commentaires : à mettre dans les recommandations</w:t>
      </w:r>
      <w:r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</w:p>
    <w:p w14:paraId="72D5FF04" w14:textId="648F9C95" w:rsidR="00B471D4" w:rsidRPr="00B471D4" w:rsidRDefault="00D8757E" w:rsidP="00B471D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>
        <w:rPr>
          <w:noProof/>
        </w:rPr>
      </w:r>
      <w:r>
        <w:pict w14:anchorId="732DD925">
          <v:rect id="Horizontal Line 7" o:spid="_x0000_s1027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A666079" w14:textId="77777777" w:rsid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</w:p>
    <w:p w14:paraId="3FAD7EBC" w14:textId="77777777" w:rsid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</w:p>
    <w:p w14:paraId="290C7604" w14:textId="77777777" w:rsid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</w:p>
    <w:p w14:paraId="6289A33B" w14:textId="77777777" w:rsid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</w:p>
    <w:p w14:paraId="465B2C6D" w14:textId="77777777" w:rsid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</w:p>
    <w:p w14:paraId="16A52521" w14:textId="554800FF" w:rsidR="00B471D4" w:rsidRP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  <w:lastRenderedPageBreak/>
        <w:t>4. MÉTHODOLOGIE DE SCORING</w:t>
      </w:r>
    </w:p>
    <w:p w14:paraId="588E3363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  <w:t>Score pour chaque critère</w:t>
      </w:r>
    </w:p>
    <w:p w14:paraId="625632FB" w14:textId="77777777" w:rsidR="00B471D4" w:rsidRPr="00B471D4" w:rsidRDefault="00B471D4" w:rsidP="00B471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Chaque critère est noté de 0 à 5</w:t>
      </w:r>
    </w:p>
    <w:p w14:paraId="1FEEB51B" w14:textId="77777777" w:rsidR="00B471D4" w:rsidRPr="00B471D4" w:rsidRDefault="00B471D4" w:rsidP="00B471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Évaluation fondée sur des preuves requise</w:t>
      </w:r>
    </w:p>
    <w:p w14:paraId="23A69232" w14:textId="77777777" w:rsidR="00B471D4" w:rsidRPr="00B471D4" w:rsidRDefault="00B471D4" w:rsidP="00B471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Justificatif du document pour chaque score</w:t>
      </w:r>
    </w:p>
    <w:p w14:paraId="48434348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  <w:t>Scores des parties</w:t>
      </w:r>
    </w:p>
    <w:p w14:paraId="5779070F" w14:textId="77777777" w:rsidR="00B471D4" w:rsidRPr="00B471D4" w:rsidRDefault="00B471D4" w:rsidP="00B471D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4D4D4C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Menlo" w:eastAsia="Times New Roman" w:hAnsi="Menlo" w:cs="Menlo"/>
          <w:color w:val="4D4D4C"/>
          <w:kern w:val="0"/>
          <w:sz w:val="21"/>
          <w:szCs w:val="21"/>
          <w:lang w:eastAsia="fr-FR"/>
          <w14:ligatures w14:val="none"/>
        </w:rPr>
        <w:t>Part Score = Sum of all criterion scores in that part</w:t>
      </w:r>
    </w:p>
    <w:p w14:paraId="5910A57C" w14:textId="77777777" w:rsidR="00B471D4" w:rsidRPr="00B471D4" w:rsidRDefault="00B471D4" w:rsidP="00B471D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4D4D4C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Menlo" w:eastAsia="Times New Roman" w:hAnsi="Menlo" w:cs="Menlo"/>
          <w:color w:val="4D4D4C"/>
          <w:kern w:val="0"/>
          <w:sz w:val="21"/>
          <w:szCs w:val="21"/>
          <w:lang w:eastAsia="fr-FR"/>
          <w14:ligatures w14:val="none"/>
        </w:rPr>
        <w:t>Part Percentage = (Part Score / Maximum Possible) × 100</w:t>
      </w:r>
    </w:p>
    <w:p w14:paraId="6EA97A7C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Exemple :</w:t>
      </w:r>
    </w:p>
    <w:p w14:paraId="76CCCB39" w14:textId="77777777" w:rsidR="00B471D4" w:rsidRPr="00B471D4" w:rsidRDefault="00B471D4" w:rsidP="00B471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La Partie A compte 8 critères × 5 points = score maximum de 40</w:t>
      </w:r>
    </w:p>
    <w:p w14:paraId="299D445E" w14:textId="77777777" w:rsidR="00B471D4" w:rsidRPr="00B471D4" w:rsidRDefault="00B471D4" w:rsidP="00B471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L’institution financière affiche 26/40 = 65 %</w:t>
      </w:r>
    </w:p>
    <w:p w14:paraId="59B05130" w14:textId="6D372304" w:rsidR="00B471D4" w:rsidRPr="00B471D4" w:rsidRDefault="00B471D4" w:rsidP="00B471D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  <w:t>Score de maturité général</w:t>
      </w:r>
    </w:p>
    <w:p w14:paraId="040564C4" w14:textId="37BA96DC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highlight w:val="yellow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highlight w:val="yellow"/>
          <w:lang w:eastAsia="fr-FR"/>
          <w14:ligatures w14:val="none"/>
        </w:rPr>
        <w:t>Commentaires : Pour chaque</w:t>
      </w:r>
      <w:del w:id="5" w:author="Eddy-Pierre Larra" w:date="2026-03-16T16:07:00Z" w16du:dateUtc="2026-03-16T15:07:00Z">
        <w:r w:rsidRPr="00B471D4" w:rsidDel="001C0D83">
          <w:rPr>
            <w:rFonts w:ascii="Segoe UI" w:eastAsia="Times New Roman" w:hAnsi="Segoe UI" w:cs="Segoe UI"/>
            <w:i/>
            <w:iCs/>
            <w:color w:val="000000"/>
            <w:kern w:val="0"/>
            <w:sz w:val="21"/>
            <w:szCs w:val="21"/>
            <w:highlight w:val="yellow"/>
            <w:lang w:eastAsia="fr-FR"/>
            <w14:ligatures w14:val="none"/>
          </w:rPr>
          <w:delText>s</w:delText>
        </w:r>
      </w:del>
      <w:r w:rsidRPr="00B471D4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highlight w:val="yellow"/>
          <w:lang w:eastAsia="fr-FR"/>
          <w14:ligatures w14:val="none"/>
        </w:rPr>
        <w:t xml:space="preserve"> institutions financières, nous souhaitons obtenir le pourcentage de compliance au standard A, au standard B et au standard C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471D4" w:rsidRPr="00B471D4" w14:paraId="1BBA9F76" w14:textId="77777777" w:rsidTr="00B471D4">
        <w:tc>
          <w:tcPr>
            <w:tcW w:w="2265" w:type="dxa"/>
          </w:tcPr>
          <w:p w14:paraId="3CD1506B" w14:textId="541455ED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highlight w:val="yellow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highlight w:val="yellow"/>
                <w:lang w:eastAsia="fr-FR"/>
                <w14:ligatures w14:val="none"/>
              </w:rPr>
              <w:t xml:space="preserve">Company name </w:t>
            </w:r>
          </w:p>
        </w:tc>
        <w:tc>
          <w:tcPr>
            <w:tcW w:w="2265" w:type="dxa"/>
          </w:tcPr>
          <w:p w14:paraId="4506FAF4" w14:textId="2DC30A26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highlight w:val="yellow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highlight w:val="yellow"/>
                <w:lang w:eastAsia="fr-FR"/>
                <w14:ligatures w14:val="none"/>
              </w:rPr>
              <w:t>Compliance Part A</w:t>
            </w:r>
          </w:p>
        </w:tc>
        <w:tc>
          <w:tcPr>
            <w:tcW w:w="2266" w:type="dxa"/>
          </w:tcPr>
          <w:p w14:paraId="37D63390" w14:textId="064B2F8F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highlight w:val="yellow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highlight w:val="yellow"/>
                <w:lang w:eastAsia="fr-FR"/>
                <w14:ligatures w14:val="none"/>
              </w:rPr>
              <w:t>Compliance Part B</w:t>
            </w:r>
          </w:p>
        </w:tc>
        <w:tc>
          <w:tcPr>
            <w:tcW w:w="2266" w:type="dxa"/>
          </w:tcPr>
          <w:p w14:paraId="2F84FBBF" w14:textId="260DFC23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highlight w:val="yellow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highlight w:val="yellow"/>
                <w:lang w:eastAsia="fr-FR"/>
                <w14:ligatures w14:val="none"/>
              </w:rPr>
              <w:t>Compliance Part C</w:t>
            </w:r>
          </w:p>
        </w:tc>
      </w:tr>
      <w:tr w:rsidR="00B471D4" w14:paraId="1763B6A6" w14:textId="77777777" w:rsidTr="00B471D4">
        <w:tc>
          <w:tcPr>
            <w:tcW w:w="2265" w:type="dxa"/>
          </w:tcPr>
          <w:p w14:paraId="618439DF" w14:textId="37B05770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highlight w:val="yellow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highlight w:val="yellow"/>
                <w:lang w:eastAsia="fr-FR"/>
                <w14:ligatures w14:val="none"/>
              </w:rPr>
              <w:t>XXX</w:t>
            </w:r>
          </w:p>
        </w:tc>
        <w:tc>
          <w:tcPr>
            <w:tcW w:w="2265" w:type="dxa"/>
          </w:tcPr>
          <w:p w14:paraId="28AD0F35" w14:textId="7933F542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highlight w:val="yellow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highlight w:val="yellow"/>
                <w:lang w:eastAsia="fr-FR"/>
                <w14:ligatures w14:val="none"/>
              </w:rPr>
              <w:t>XX %</w:t>
            </w:r>
          </w:p>
        </w:tc>
        <w:tc>
          <w:tcPr>
            <w:tcW w:w="2266" w:type="dxa"/>
          </w:tcPr>
          <w:p w14:paraId="122D2D03" w14:textId="2648C343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highlight w:val="yellow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highlight w:val="yellow"/>
                <w:lang w:eastAsia="fr-FR"/>
                <w14:ligatures w14:val="none"/>
              </w:rPr>
              <w:t>XX %</w:t>
            </w:r>
          </w:p>
        </w:tc>
        <w:tc>
          <w:tcPr>
            <w:tcW w:w="2266" w:type="dxa"/>
          </w:tcPr>
          <w:p w14:paraId="6A248DE0" w14:textId="0AA4261E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highlight w:val="yellow"/>
                <w:lang w:eastAsia="fr-FR"/>
                <w14:ligatures w14:val="none"/>
              </w:rPr>
              <w:t>XX %</w:t>
            </w:r>
          </w:p>
        </w:tc>
      </w:tr>
    </w:tbl>
    <w:p w14:paraId="6BA57CE9" w14:textId="77777777" w:rsid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</w:pPr>
    </w:p>
    <w:p w14:paraId="614924F8" w14:textId="0408454E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highlight w:val="yellow"/>
          <w:lang w:eastAsia="fr-FR"/>
          <w14:ligatures w14:val="none"/>
        </w:rPr>
        <w:sym w:font="Wingdings" w:char="F0E0"/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highlight w:val="yellow"/>
          <w:lang w:eastAsia="fr-FR"/>
          <w14:ligatures w14:val="none"/>
        </w:rPr>
        <w:t xml:space="preserve"> Nous choisirons ensuite des pondérations pour chaque type d’institution.</w:t>
      </w:r>
    </w:p>
    <w:p w14:paraId="7363DDC6" w14:textId="5656F6DB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Pour les assureurs :</w:t>
      </w:r>
    </w:p>
    <w:p w14:paraId="593FF009" w14:textId="77777777" w:rsidR="00B471D4" w:rsidRPr="00B471D4" w:rsidRDefault="00B471D4" w:rsidP="00B471D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4D4D4C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Menlo" w:eastAsia="Times New Roman" w:hAnsi="Menlo" w:cs="Menlo"/>
          <w:color w:val="4D4D4C"/>
          <w:kern w:val="0"/>
          <w:sz w:val="21"/>
          <w:szCs w:val="21"/>
          <w:lang w:eastAsia="fr-FR"/>
          <w14:ligatures w14:val="none"/>
        </w:rPr>
        <w:t>Weighted Score = (Part A × 50%) + (Part C × 50%)</w:t>
      </w:r>
    </w:p>
    <w:p w14:paraId="04E873E5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Pour les banques :</w:t>
      </w:r>
    </w:p>
    <w:p w14:paraId="64B2DDDF" w14:textId="77777777" w:rsidR="00B471D4" w:rsidRPr="00B471D4" w:rsidRDefault="00B471D4" w:rsidP="00B471D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4D4D4C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Menlo" w:eastAsia="Times New Roman" w:hAnsi="Menlo" w:cs="Menlo"/>
          <w:color w:val="4D4D4C"/>
          <w:kern w:val="0"/>
          <w:sz w:val="21"/>
          <w:szCs w:val="21"/>
          <w:lang w:eastAsia="fr-FR"/>
          <w14:ligatures w14:val="none"/>
        </w:rPr>
        <w:t>Weighted Score = (Part A × 70%) + (Part B × 30%)</w:t>
      </w:r>
    </w:p>
    <w:p w14:paraId="3CF6B15E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Pour les gestionnaires d’actifs :</w:t>
      </w:r>
    </w:p>
    <w:p w14:paraId="5EFF3891" w14:textId="77777777" w:rsidR="00B471D4" w:rsidRPr="00B471D4" w:rsidRDefault="00B471D4" w:rsidP="00B471D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4D4D4C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Menlo" w:eastAsia="Times New Roman" w:hAnsi="Menlo" w:cs="Menlo"/>
          <w:color w:val="4D4D4C"/>
          <w:kern w:val="0"/>
          <w:sz w:val="21"/>
          <w:szCs w:val="21"/>
          <w:lang w:eastAsia="fr-FR"/>
          <w14:ligatures w14:val="none"/>
        </w:rPr>
        <w:t>Weighted Score = Part A × 100%</w:t>
      </w:r>
    </w:p>
    <w:p w14:paraId="1C127FED" w14:textId="77777777" w:rsidR="00B471D4" w:rsidRDefault="00B471D4" w:rsidP="00B471D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</w:pPr>
    </w:p>
    <w:p w14:paraId="0029EF37" w14:textId="36EF7970" w:rsidR="00B471D4" w:rsidRPr="00B471D4" w:rsidRDefault="00B471D4" w:rsidP="00B471D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  <w:lastRenderedPageBreak/>
        <w:t>Classification des niveaux de maturité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5137"/>
      </w:tblGrid>
      <w:tr w:rsidR="00B471D4" w:rsidRPr="00B471D4" w14:paraId="2F4D4FDE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CAD0F8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Score global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BF9894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 de maturité</w:t>
            </w:r>
          </w:p>
        </w:tc>
      </w:tr>
      <w:tr w:rsidR="00B471D4" w:rsidRPr="00B471D4" w14:paraId="18D18DA1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FDB2EB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0 %-19 %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C5AED8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Niveaux 0-1 : aucune action engagée / phase initiale</w:t>
            </w:r>
          </w:p>
        </w:tc>
      </w:tr>
      <w:tr w:rsidR="00B471D4" w:rsidRPr="00B471D4" w14:paraId="607079CA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332863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20 %-39 %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A14211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Niveaux 1-2 : phase initiale / en développement</w:t>
            </w:r>
          </w:p>
        </w:tc>
      </w:tr>
      <w:tr w:rsidR="00B471D4" w:rsidRPr="00B471D4" w14:paraId="453A016E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FD1EA3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40 %-59 %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8D2E66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Niveaux 2-3 : en développement / défini</w:t>
            </w:r>
          </w:p>
        </w:tc>
      </w:tr>
      <w:tr w:rsidR="00B471D4" w:rsidRPr="00B471D4" w14:paraId="5AC5DDC5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55B4E6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60 %-79 %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09B086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Niveaux 3-4 : défini / avancé</w:t>
            </w:r>
          </w:p>
        </w:tc>
      </w:tr>
      <w:tr w:rsidR="00B471D4" w:rsidRPr="00B471D4" w14:paraId="34865A3F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D9A747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80 %-100 %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F35164" w14:textId="77777777" w:rsidR="00B471D4" w:rsidRPr="00B471D4" w:rsidRDefault="00B471D4" w:rsidP="00B471D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471D4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Niveaux 4-5 : avancé / mature</w:t>
            </w:r>
          </w:p>
        </w:tc>
      </w:tr>
    </w:tbl>
    <w:p w14:paraId="3FC7523A" w14:textId="77777777" w:rsidR="00B471D4" w:rsidRDefault="00B471D4" w:rsidP="00B471D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</w:p>
    <w:p w14:paraId="0D155C7F" w14:textId="77777777" w:rsidR="00B471D4" w:rsidRDefault="00B471D4" w:rsidP="00B471D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</w:p>
    <w:p w14:paraId="578ACBA7" w14:textId="32C419C1" w:rsidR="00B471D4" w:rsidRDefault="00D8757E" w:rsidP="00B471D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>
        <w:rPr>
          <w:noProof/>
        </w:rPr>
      </w:r>
      <w:r>
        <w:pict w14:anchorId="4F160835">
          <v:rect id="Horizontal Line 8" o:spid="_x0000_s1026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592B99D" w14:textId="77777777" w:rsidR="00B471D4" w:rsidRPr="00B471D4" w:rsidRDefault="00B471D4" w:rsidP="00B471D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</w:p>
    <w:p w14:paraId="1A60E550" w14:textId="77777777" w:rsid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</w:p>
    <w:p w14:paraId="3AF053AE" w14:textId="77777777" w:rsid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</w:p>
    <w:p w14:paraId="5F5C13C6" w14:textId="77777777" w:rsid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</w:p>
    <w:p w14:paraId="52363603" w14:textId="77777777" w:rsid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</w:p>
    <w:p w14:paraId="43121146" w14:textId="77777777" w:rsid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</w:p>
    <w:p w14:paraId="1791643E" w14:textId="77777777" w:rsid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</w:p>
    <w:p w14:paraId="2AFB8D30" w14:textId="77777777" w:rsid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</w:p>
    <w:p w14:paraId="145CEC50" w14:textId="77777777" w:rsid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</w:p>
    <w:p w14:paraId="4A702487" w14:textId="77777777" w:rsid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</w:p>
    <w:p w14:paraId="75CB8ECA" w14:textId="77777777" w:rsid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</w:p>
    <w:p w14:paraId="1D62D400" w14:textId="77777777" w:rsid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</w:p>
    <w:p w14:paraId="074DAAC7" w14:textId="77777777" w:rsid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</w:p>
    <w:p w14:paraId="53A54ED4" w14:textId="48400F57" w:rsidR="00B471D4" w:rsidRPr="00B471D4" w:rsidRDefault="00B471D4" w:rsidP="00B471D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  <w:lastRenderedPageBreak/>
        <w:t>5. COMMENT UTILISER CETTE MATRICE</w:t>
      </w:r>
    </w:p>
    <w:p w14:paraId="07CE0BC9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  <w:t>Étape 1 : collecter les données servant de preuve</w:t>
      </w:r>
    </w:p>
    <w:p w14:paraId="06A6DFA9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Réunir les rapports de durabilité, publications TCFD et données d’émissions des institutions financières couvrant :</w:t>
      </w:r>
    </w:p>
    <w:p w14:paraId="4ADF0E5E" w14:textId="77777777" w:rsidR="00B471D4" w:rsidRPr="00B471D4" w:rsidRDefault="00B471D4" w:rsidP="00B471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la répartition des classes d’actifs</w:t>
      </w:r>
    </w:p>
    <w:p w14:paraId="6A36F9EC" w14:textId="77777777" w:rsidR="00B471D4" w:rsidRPr="00B471D4" w:rsidRDefault="00B471D4" w:rsidP="00B471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les méthodologies de calcul des émissions</w:t>
      </w:r>
    </w:p>
    <w:p w14:paraId="5A1EC167" w14:textId="77777777" w:rsidR="00B471D4" w:rsidRPr="00B471D4" w:rsidRDefault="00B471D4" w:rsidP="00B471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les scores de qualité des données</w:t>
      </w:r>
    </w:p>
    <w:p w14:paraId="68EE711F" w14:textId="77777777" w:rsidR="00B471D4" w:rsidRPr="00B471D4" w:rsidRDefault="00B471D4" w:rsidP="00B471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les métriques de couverture</w:t>
      </w:r>
    </w:p>
    <w:p w14:paraId="1E7690E6" w14:textId="77777777" w:rsidR="00B471D4" w:rsidRPr="00B471D4" w:rsidRDefault="00B471D4" w:rsidP="00B471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les tendances historiques</w:t>
      </w:r>
    </w:p>
    <w:p w14:paraId="45A18AD7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  <w:t>Étape 2 : noter chaque critère</w:t>
      </w:r>
    </w:p>
    <w:p w14:paraId="6158384A" w14:textId="6D7170F4" w:rsidR="00B471D4" w:rsidRPr="00B471D4" w:rsidRDefault="00B471D4" w:rsidP="00B471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Pour chacun des </w:t>
      </w:r>
      <w:r w:rsidRPr="00B471D4">
        <w:rPr>
          <w:rFonts w:ascii="Segoe UI" w:eastAsia="Times New Roman" w:hAnsi="Segoe UI" w:cs="Segoe UI"/>
          <w:strike/>
          <w:color w:val="000000"/>
          <w:kern w:val="0"/>
          <w:sz w:val="21"/>
          <w:szCs w:val="21"/>
          <w:lang w:eastAsia="fr-FR"/>
          <w14:ligatures w14:val="none"/>
        </w:rPr>
        <w:t>18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 xml:space="preserve">11 </w:t>
      </w: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critères :</w:t>
      </w:r>
    </w:p>
    <w:p w14:paraId="10745517" w14:textId="77777777" w:rsidR="00B471D4" w:rsidRPr="00B471D4" w:rsidRDefault="00B471D4" w:rsidP="00B471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Lire la définition du critère</w:t>
      </w:r>
    </w:p>
    <w:p w14:paraId="59F0FD8A" w14:textId="77777777" w:rsidR="00B471D4" w:rsidRPr="00B471D4" w:rsidRDefault="00B471D4" w:rsidP="00B471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Analyser les descriptions des niveaux 0 à 5</w:t>
      </w:r>
    </w:p>
    <w:p w14:paraId="0D3B7B17" w14:textId="77777777" w:rsidR="00B471D4" w:rsidRPr="00B471D4" w:rsidRDefault="00B471D4" w:rsidP="00B471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Faire correspondre les pratiques de chaque institution financière avec le niveau le plus proche</w:t>
      </w:r>
    </w:p>
    <w:p w14:paraId="3DEDE0AC" w14:textId="77777777" w:rsidR="00B471D4" w:rsidRPr="00B471D4" w:rsidRDefault="00B471D4" w:rsidP="00B471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Documenter la preuve étayant le score</w:t>
      </w:r>
    </w:p>
    <w:p w14:paraId="69D0EC9D" w14:textId="77777777" w:rsidR="00B471D4" w:rsidRPr="00B471D4" w:rsidRDefault="00B471D4" w:rsidP="00B471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Enregistrer la note</w:t>
      </w:r>
    </w:p>
    <w:p w14:paraId="0F1243D7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  <w:t>Étape 3 : calculer le score des différentes parties</w:t>
      </w:r>
    </w:p>
    <w:p w14:paraId="4AC14BCC" w14:textId="77777777" w:rsidR="00B471D4" w:rsidRPr="00B471D4" w:rsidRDefault="00B471D4" w:rsidP="00B471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Additionner l’ensemble des scores des différents critères au sein de chaque partie</w:t>
      </w:r>
    </w:p>
    <w:p w14:paraId="7485AFE4" w14:textId="77777777" w:rsidR="00B471D4" w:rsidRPr="00B471D4" w:rsidRDefault="00B471D4" w:rsidP="00B471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Calculer le pourcentage : (score / max) × 100</w:t>
      </w:r>
    </w:p>
    <w:p w14:paraId="47B9B56A" w14:textId="4A239B69" w:rsidR="00B471D4" w:rsidRPr="00B471D4" w:rsidRDefault="00B471D4" w:rsidP="00B471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Attribu</w:t>
      </w:r>
      <w:del w:id="6" w:author="Eddy-Pierre Larra" w:date="2026-03-16T16:07:00Z" w16du:dateUtc="2026-03-16T15:07:00Z">
        <w:r w:rsidRPr="00B471D4" w:rsidDel="00234F4F">
          <w:rPr>
            <w:rFonts w:ascii="Segoe UI" w:eastAsia="Times New Roman" w:hAnsi="Segoe UI" w:cs="Segoe UI"/>
            <w:color w:val="000000"/>
            <w:kern w:val="0"/>
            <w:sz w:val="21"/>
            <w:szCs w:val="21"/>
            <w:lang w:eastAsia="fr-FR"/>
            <w14:ligatures w14:val="none"/>
          </w:rPr>
          <w:delText>t</w:delText>
        </w:r>
      </w:del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er le niveau de maturité pour la partie concernée</w:t>
      </w:r>
      <w:ins w:id="7" w:author="Eddy-Pierre Larra" w:date="2026-03-16T16:08:00Z" w16du:dateUtc="2026-03-16T15:08:00Z">
        <w:r w:rsidR="00E00B65">
          <w:rPr>
            <w:rFonts w:ascii="Segoe UI" w:eastAsia="Times New Roman" w:hAnsi="Segoe UI" w:cs="Segoe UI"/>
            <w:color w:val="000000"/>
            <w:kern w:val="0"/>
            <w:sz w:val="21"/>
            <w:szCs w:val="21"/>
            <w:lang w:eastAsia="fr-FR"/>
            <w14:ligatures w14:val="none"/>
          </w:rPr>
          <w:tab/>
        </w:r>
      </w:ins>
    </w:p>
    <w:p w14:paraId="3A717974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  <w:t>Étape 4 : calculer le score global</w:t>
      </w:r>
    </w:p>
    <w:p w14:paraId="2E4D17BB" w14:textId="77777777" w:rsidR="00B471D4" w:rsidRPr="00B471D4" w:rsidRDefault="00B471D4" w:rsidP="00B471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Appliquer la pondération adéquate selon le type d’institution financière</w:t>
      </w:r>
    </w:p>
    <w:p w14:paraId="5E942A70" w14:textId="77777777" w:rsidR="00B471D4" w:rsidRPr="00B471D4" w:rsidRDefault="00B471D4" w:rsidP="00B471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Calculer le pourcentage pondéré</w:t>
      </w:r>
    </w:p>
    <w:p w14:paraId="752CEBCB" w14:textId="77777777" w:rsidR="00B471D4" w:rsidRPr="00B471D4" w:rsidRDefault="00B471D4" w:rsidP="00B471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Attribuer le niveau général de maturité</w:t>
      </w:r>
    </w:p>
    <w:p w14:paraId="575EB42B" w14:textId="77777777" w:rsidR="00B471D4" w:rsidRPr="00B471D4" w:rsidRDefault="00B471D4" w:rsidP="00B471D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FR"/>
          <w14:ligatures w14:val="none"/>
        </w:rPr>
        <w:t>Étape 5 : identifier les écarts et les priorités</w:t>
      </w:r>
    </w:p>
    <w:p w14:paraId="6732C556" w14:textId="77777777" w:rsidR="00B471D4" w:rsidRPr="00B471D4" w:rsidRDefault="00B471D4" w:rsidP="00B471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Identifier les critères notés 0-2 (écarts majeurs)</w:t>
      </w:r>
    </w:p>
    <w:p w14:paraId="21C96DC7" w14:textId="77777777" w:rsidR="00B471D4" w:rsidRPr="00B471D4" w:rsidRDefault="00B471D4" w:rsidP="00B471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Hiérarchiser par importance relative par type d’institution</w:t>
      </w:r>
    </w:p>
    <w:p w14:paraId="47853699" w14:textId="77777777" w:rsidR="00B471D4" w:rsidRPr="00B471D4" w:rsidRDefault="00B471D4" w:rsidP="00B471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471D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Élaborer une feuille de route d’amélioration</w:t>
      </w:r>
    </w:p>
    <w:p w14:paraId="5C8C541C" w14:textId="02D536BC" w:rsidR="00B471D4" w:rsidRPr="00B471D4" w:rsidRDefault="00B471D4" w:rsidP="00B471D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</w:p>
    <w:p w14:paraId="4B9F5224" w14:textId="77777777" w:rsidR="00616C93" w:rsidRDefault="00616C93"/>
    <w:sectPr w:rsidR="00616C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Eddy-Pierre Larra" w:date="2026-03-18T09:33:00Z" w:initials="LEP(">
    <w:p w14:paraId="22E8AF89" w14:textId="77777777" w:rsidR="006833F3" w:rsidRDefault="006833F3" w:rsidP="006833F3">
      <w:r>
        <w:rPr>
          <w:rStyle w:val="Marquedecommentaire"/>
        </w:rPr>
        <w:annotationRef/>
      </w:r>
      <w:r>
        <w:rPr>
          <w:sz w:val="20"/>
          <w:szCs w:val="20"/>
        </w:rPr>
        <w:t>Emissions de dette souveraine : approach consommation-based -&gt; méthodologie attribution des émissions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E8AF8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85E6A13" w16cex:dateUtc="2026-03-18T08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E8AF89" w16cid:durableId="685E6A1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5659"/>
    <w:multiLevelType w:val="multilevel"/>
    <w:tmpl w:val="A140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005"/>
    <w:multiLevelType w:val="multilevel"/>
    <w:tmpl w:val="678E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14748"/>
    <w:multiLevelType w:val="multilevel"/>
    <w:tmpl w:val="8CF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27BD9"/>
    <w:multiLevelType w:val="multilevel"/>
    <w:tmpl w:val="174E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378FB"/>
    <w:multiLevelType w:val="multilevel"/>
    <w:tmpl w:val="246C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9323D"/>
    <w:multiLevelType w:val="multilevel"/>
    <w:tmpl w:val="11AC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B12A1"/>
    <w:multiLevelType w:val="multilevel"/>
    <w:tmpl w:val="DA22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61C0D"/>
    <w:multiLevelType w:val="multilevel"/>
    <w:tmpl w:val="CEEA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102D4"/>
    <w:multiLevelType w:val="multilevel"/>
    <w:tmpl w:val="621E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F62F15"/>
    <w:multiLevelType w:val="multilevel"/>
    <w:tmpl w:val="C9FA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D57F1"/>
    <w:multiLevelType w:val="multilevel"/>
    <w:tmpl w:val="E0F4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754F47"/>
    <w:multiLevelType w:val="multilevel"/>
    <w:tmpl w:val="2AA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17A90"/>
    <w:multiLevelType w:val="multilevel"/>
    <w:tmpl w:val="8D74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00FF3"/>
    <w:multiLevelType w:val="multilevel"/>
    <w:tmpl w:val="1D3C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B57F8"/>
    <w:multiLevelType w:val="multilevel"/>
    <w:tmpl w:val="09E0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05531"/>
    <w:multiLevelType w:val="multilevel"/>
    <w:tmpl w:val="06D0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75762"/>
    <w:multiLevelType w:val="multilevel"/>
    <w:tmpl w:val="439E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3904AF"/>
    <w:multiLevelType w:val="multilevel"/>
    <w:tmpl w:val="A110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30ADF"/>
    <w:multiLevelType w:val="multilevel"/>
    <w:tmpl w:val="656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A518F"/>
    <w:multiLevelType w:val="multilevel"/>
    <w:tmpl w:val="44D4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4161E"/>
    <w:multiLevelType w:val="multilevel"/>
    <w:tmpl w:val="8306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431FA"/>
    <w:multiLevelType w:val="multilevel"/>
    <w:tmpl w:val="11E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04F19"/>
    <w:multiLevelType w:val="multilevel"/>
    <w:tmpl w:val="9612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51B2F"/>
    <w:multiLevelType w:val="multilevel"/>
    <w:tmpl w:val="FF4A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236749">
    <w:abstractNumId w:val="16"/>
  </w:num>
  <w:num w:numId="2" w16cid:durableId="1300307516">
    <w:abstractNumId w:val="12"/>
  </w:num>
  <w:num w:numId="3" w16cid:durableId="307518263">
    <w:abstractNumId w:val="1"/>
  </w:num>
  <w:num w:numId="4" w16cid:durableId="1857499959">
    <w:abstractNumId w:val="4"/>
  </w:num>
  <w:num w:numId="5" w16cid:durableId="962272513">
    <w:abstractNumId w:val="23"/>
  </w:num>
  <w:num w:numId="6" w16cid:durableId="1601403652">
    <w:abstractNumId w:val="2"/>
  </w:num>
  <w:num w:numId="7" w16cid:durableId="707337772">
    <w:abstractNumId w:val="8"/>
  </w:num>
  <w:num w:numId="8" w16cid:durableId="1472867781">
    <w:abstractNumId w:val="14"/>
  </w:num>
  <w:num w:numId="9" w16cid:durableId="1665814578">
    <w:abstractNumId w:val="21"/>
  </w:num>
  <w:num w:numId="10" w16cid:durableId="1315378008">
    <w:abstractNumId w:val="20"/>
  </w:num>
  <w:num w:numId="11" w16cid:durableId="1724331991">
    <w:abstractNumId w:val="10"/>
  </w:num>
  <w:num w:numId="12" w16cid:durableId="1616714984">
    <w:abstractNumId w:val="18"/>
  </w:num>
  <w:num w:numId="13" w16cid:durableId="1866089666">
    <w:abstractNumId w:val="7"/>
  </w:num>
  <w:num w:numId="14" w16cid:durableId="15427861">
    <w:abstractNumId w:val="0"/>
  </w:num>
  <w:num w:numId="15" w16cid:durableId="2361441">
    <w:abstractNumId w:val="11"/>
  </w:num>
  <w:num w:numId="16" w16cid:durableId="2140880802">
    <w:abstractNumId w:val="6"/>
  </w:num>
  <w:num w:numId="17" w16cid:durableId="1298728445">
    <w:abstractNumId w:val="15"/>
  </w:num>
  <w:num w:numId="18" w16cid:durableId="2001107756">
    <w:abstractNumId w:val="22"/>
  </w:num>
  <w:num w:numId="19" w16cid:durableId="239796459">
    <w:abstractNumId w:val="3"/>
  </w:num>
  <w:num w:numId="20" w16cid:durableId="1979142474">
    <w:abstractNumId w:val="17"/>
  </w:num>
  <w:num w:numId="21" w16cid:durableId="1846893812">
    <w:abstractNumId w:val="13"/>
  </w:num>
  <w:num w:numId="22" w16cid:durableId="2003392014">
    <w:abstractNumId w:val="19"/>
  </w:num>
  <w:num w:numId="23" w16cid:durableId="129789463">
    <w:abstractNumId w:val="5"/>
  </w:num>
  <w:num w:numId="24" w16cid:durableId="64516735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ddy-Pierre Larra">
    <w15:presenceInfo w15:providerId="AD" w15:userId="S::epl@fidestra922.onmicrosoft.com::cddcc97d-62a5-4784-b531-d9d286f6fcb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D4"/>
    <w:rsid w:val="001C0D83"/>
    <w:rsid w:val="00234F4F"/>
    <w:rsid w:val="003440D1"/>
    <w:rsid w:val="003A2958"/>
    <w:rsid w:val="005B7EF0"/>
    <w:rsid w:val="00616C93"/>
    <w:rsid w:val="006833F3"/>
    <w:rsid w:val="009D0843"/>
    <w:rsid w:val="00B471D4"/>
    <w:rsid w:val="00CD62E7"/>
    <w:rsid w:val="00D7630D"/>
    <w:rsid w:val="00D8757E"/>
    <w:rsid w:val="00E00B65"/>
    <w:rsid w:val="00F23CB9"/>
    <w:rsid w:val="00F9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CE21BBB"/>
  <w15:chartTrackingRefBased/>
  <w15:docId w15:val="{66AA4B4B-DCA5-ED49-BCA1-FE21E8CD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7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47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47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47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7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7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7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7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7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7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47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47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B471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71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71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71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71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71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7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7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7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7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7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71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71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71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7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71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71D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4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471D4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B471D4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471D4"/>
    <w:rPr>
      <w:color w:val="800080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471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471D4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B471D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olicepardfaut"/>
    <w:rsid w:val="00B471D4"/>
  </w:style>
  <w:style w:type="character" w:customStyle="1" w:styleId="hljs-comment">
    <w:name w:val="hljs-comment"/>
    <w:basedOn w:val="Policepardfaut"/>
    <w:rsid w:val="00B471D4"/>
  </w:style>
  <w:style w:type="character" w:customStyle="1" w:styleId="hljs-string">
    <w:name w:val="hljs-string"/>
    <w:basedOn w:val="Policepardfaut"/>
    <w:rsid w:val="00B471D4"/>
  </w:style>
  <w:style w:type="character" w:customStyle="1" w:styleId="hljs-number">
    <w:name w:val="hljs-number"/>
    <w:basedOn w:val="Policepardfaut"/>
    <w:rsid w:val="00B471D4"/>
  </w:style>
  <w:style w:type="character" w:customStyle="1" w:styleId="hljs-function">
    <w:name w:val="hljs-function"/>
    <w:basedOn w:val="Policepardfaut"/>
    <w:rsid w:val="00B471D4"/>
  </w:style>
  <w:style w:type="character" w:customStyle="1" w:styleId="hljs-title">
    <w:name w:val="hljs-title"/>
    <w:basedOn w:val="Policepardfaut"/>
    <w:rsid w:val="00B471D4"/>
  </w:style>
  <w:style w:type="character" w:customStyle="1" w:styleId="hljs-params">
    <w:name w:val="hljs-params"/>
    <w:basedOn w:val="Policepardfaut"/>
    <w:rsid w:val="00B471D4"/>
  </w:style>
  <w:style w:type="character" w:customStyle="1" w:styleId="hljs-subst">
    <w:name w:val="hljs-subst"/>
    <w:basedOn w:val="Policepardfaut"/>
    <w:rsid w:val="00B471D4"/>
  </w:style>
  <w:style w:type="character" w:customStyle="1" w:styleId="hljs-literal">
    <w:name w:val="hljs-literal"/>
    <w:basedOn w:val="Policepardfaut"/>
    <w:rsid w:val="00B471D4"/>
  </w:style>
  <w:style w:type="table" w:styleId="Grilledutableau">
    <w:name w:val="Table Grid"/>
    <w:basedOn w:val="TableauNormal"/>
    <w:uiPriority w:val="39"/>
    <w:rsid w:val="00B4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uiPriority w:val="99"/>
    <w:semiHidden/>
    <w:rsid w:val="003A2958"/>
    <w:pPr>
      <w:spacing w:after="0" w:line="240" w:lineRule="auto"/>
    </w:pPr>
  </w:style>
  <w:style w:type="character" w:styleId="Marquedecommentaire">
    <w:name w:val="annotation reference"/>
    <w:basedOn w:val="Policepardfaut"/>
    <w:uiPriority w:val="99"/>
    <w:semiHidden/>
    <w:unhideWhenUsed/>
    <w:rsid w:val="006833F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833F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833F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833F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833F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1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14</Pages>
  <Words>2569</Words>
  <Characters>14134</Characters>
  <Application>Microsoft Office Word</Application>
  <DocSecurity>0</DocSecurity>
  <Lines>117</Lines>
  <Paragraphs>33</Paragraphs>
  <ScaleCrop>false</ScaleCrop>
  <Company/>
  <LinksUpToDate>false</LinksUpToDate>
  <CharactersWithSpaces>16670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Andreu</dc:creator>
  <cp:keywords/>
  <dc:description/>
  <cp:lastModifiedBy>LARRA Eddy-Pierre (CF/CMCL)</cp:lastModifiedBy>
  <cp:revision>8</cp:revision>
  <dcterms:created xsi:type="dcterms:W3CDTF">2026-03-10T15:59:00Z</dcterms:created>
  <dcterms:modified xsi:type="dcterms:W3CDTF">2026-03-18T08:33:00Z</dcterms:modified>
</cp:coreProperties>
</file>